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8120574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6928455" w14:textId="6AC448A0" w:rsidR="007C5030" w:rsidRDefault="004F3B76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120574" w:history="1">
            <w:r w:rsidR="007C5030" w:rsidRPr="008F6C86">
              <w:rPr>
                <w:rStyle w:val="Hyperlink"/>
                <w:noProof/>
              </w:rPr>
              <w:t>1. Съдържание</w:t>
            </w:r>
            <w:r w:rsidR="007C5030">
              <w:rPr>
                <w:noProof/>
                <w:webHidden/>
              </w:rPr>
              <w:tab/>
            </w:r>
            <w:r w:rsidR="007C5030">
              <w:rPr>
                <w:noProof/>
                <w:webHidden/>
              </w:rPr>
              <w:fldChar w:fldCharType="begin"/>
            </w:r>
            <w:r w:rsidR="007C5030">
              <w:rPr>
                <w:noProof/>
                <w:webHidden/>
              </w:rPr>
              <w:instrText xml:space="preserve"> PAGEREF _Toc128120574 \h </w:instrText>
            </w:r>
            <w:r w:rsidR="007C5030">
              <w:rPr>
                <w:noProof/>
                <w:webHidden/>
              </w:rPr>
            </w:r>
            <w:r w:rsidR="007C5030">
              <w:rPr>
                <w:noProof/>
                <w:webHidden/>
              </w:rPr>
              <w:fldChar w:fldCharType="separate"/>
            </w:r>
            <w:r w:rsidR="007C5030">
              <w:rPr>
                <w:noProof/>
                <w:webHidden/>
              </w:rPr>
              <w:t>2</w:t>
            </w:r>
            <w:r w:rsidR="007C5030">
              <w:rPr>
                <w:noProof/>
                <w:webHidden/>
              </w:rPr>
              <w:fldChar w:fldCharType="end"/>
            </w:r>
          </w:hyperlink>
        </w:p>
        <w:p w14:paraId="7DEB9DF9" w14:textId="5CB02A89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5" w:history="1">
            <w:r w:rsidRPr="008F6C86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84547" w14:textId="01DDBEB7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6" w:history="1">
            <w:r w:rsidRPr="008F6C86">
              <w:rPr>
                <w:rStyle w:val="Hyperlink"/>
                <w:noProof/>
              </w:rPr>
              <w:t>3. Средата „</w:t>
            </w:r>
            <w:r w:rsidRPr="008F6C86">
              <w:rPr>
                <w:rStyle w:val="Hyperlink"/>
                <w:noProof/>
                <w:lang w:val="en-US"/>
              </w:rPr>
              <w:t>FrozenLake</w:t>
            </w:r>
            <w:r w:rsidRPr="008F6C86">
              <w:rPr>
                <w:rStyle w:val="Hyperlink"/>
                <w:noProof/>
              </w:rPr>
              <w:t>“</w:t>
            </w:r>
            <w:r w:rsidRPr="008F6C86">
              <w:rPr>
                <w:rStyle w:val="Hyperlink"/>
                <w:noProof/>
                <w:vertAlign w:val="superscript"/>
              </w:rPr>
              <w:t xml:space="preserve">[4] </w:t>
            </w:r>
            <w:r w:rsidRPr="008F6C86">
              <w:rPr>
                <w:rStyle w:val="Hyperlink"/>
                <w:noProof/>
              </w:rPr>
              <w:t xml:space="preserve">в </w:t>
            </w:r>
            <w:r w:rsidRPr="008F6C86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9D51" w14:textId="6C4DD5C7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7" w:history="1">
            <w:r w:rsidRPr="008F6C86">
              <w:rPr>
                <w:rStyle w:val="Hyperlink"/>
                <w:noProof/>
              </w:rPr>
              <w:t>4. Въведение в невробиологичните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E152E" w14:textId="335F763F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8" w:history="1">
            <w:r w:rsidRPr="008F6C86">
              <w:rPr>
                <w:rStyle w:val="Hyperlink"/>
                <w:noProof/>
              </w:rPr>
              <w:t>4.1 Основи на невробиологията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F36A4" w14:textId="303CECD7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9" w:history="1">
            <w:r w:rsidRPr="008F6C86">
              <w:rPr>
                <w:rStyle w:val="Hyperlink"/>
                <w:noProof/>
              </w:rPr>
              <w:t>4.2 Математически апарат за моделиране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FFC82" w14:textId="04BD37F3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0" w:history="1">
            <w:r w:rsidRPr="008F6C86">
              <w:rPr>
                <w:rStyle w:val="Hyperlink"/>
                <w:noProof/>
              </w:rPr>
              <w:t xml:space="preserve">4.3 Невробиологичен симулатор </w:t>
            </w:r>
            <w:r w:rsidRPr="008F6C86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D348" w14:textId="1C7702C0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1" w:history="1">
            <w:r w:rsidRPr="008F6C8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8F6C86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32A5" w14:textId="1B4AB919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2" w:history="1">
            <w:r w:rsidRPr="008F6C86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8F6C86">
              <w:rPr>
                <w:rStyle w:val="Hyperlink"/>
                <w:noProof/>
              </w:rPr>
              <w:t>Табли</w:t>
            </w:r>
            <w:r w:rsidRPr="008F6C86">
              <w:rPr>
                <w:rStyle w:val="Hyperlink"/>
                <w:noProof/>
              </w:rPr>
              <w:t>ч</w:t>
            </w:r>
            <w:r w:rsidRPr="008F6C86">
              <w:rPr>
                <w:rStyle w:val="Hyperlink"/>
                <w:noProof/>
              </w:rPr>
              <w:t>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7B457" w14:textId="59E8AA78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3" w:history="1">
            <w:r w:rsidRPr="008F6C86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E439F" w14:textId="799335C0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4" w:history="1">
            <w:r w:rsidRPr="008F6C86">
              <w:rPr>
                <w:rStyle w:val="Hyperlink"/>
                <w:noProof/>
              </w:rPr>
              <w:t xml:space="preserve">5.3 </w:t>
            </w:r>
            <w:r w:rsidRPr="008F6C86">
              <w:rPr>
                <w:rStyle w:val="Hyperlink"/>
                <w:noProof/>
                <w:lang w:val="en-US"/>
              </w:rPr>
              <w:t>STDP</w:t>
            </w:r>
            <w:r w:rsidRPr="008F6C86">
              <w:rPr>
                <w:rStyle w:val="Hyperlink"/>
                <w:noProof/>
              </w:rPr>
              <w:t xml:space="preserve">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518AE" w14:textId="5D55651A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5" w:history="1">
            <w:r w:rsidRPr="008F6C86">
              <w:rPr>
                <w:rStyle w:val="Hyperlink"/>
                <w:noProof/>
              </w:rPr>
              <w:t>5.4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B6F6" w14:textId="20B498CC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6" w:history="1">
            <w:r w:rsidRPr="008F6C86">
              <w:rPr>
                <w:rStyle w:val="Hyperlink"/>
                <w:noProof/>
              </w:rPr>
              <w:t>6.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7B6A2" w14:textId="5C682C93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7" w:history="1">
            <w:r w:rsidRPr="008F6C86">
              <w:rPr>
                <w:rStyle w:val="Hyperlink"/>
                <w:noProof/>
              </w:rPr>
              <w:t>6.2 Експериментална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658B0" w14:textId="3EE58622" w:rsidR="007C5030" w:rsidRDefault="007C503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8" w:history="1">
            <w:r w:rsidRPr="008F6C86">
              <w:rPr>
                <w:rStyle w:val="Hyperlink"/>
                <w:noProof/>
              </w:rPr>
              <w:t xml:space="preserve">6.2.1 Обучение при </w:t>
            </w:r>
            <w:r w:rsidRPr="008F6C86">
              <w:rPr>
                <w:rStyle w:val="Hyperlink"/>
                <w:noProof/>
                <w:lang w:val="de-DE"/>
              </w:rPr>
              <w:t>Frozen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de-DE"/>
              </w:rPr>
              <w:t>Lake</w:t>
            </w:r>
            <w:r w:rsidRPr="008F6C86">
              <w:rPr>
                <w:rStyle w:val="Hyperlink"/>
                <w:noProof/>
              </w:rPr>
              <w:t xml:space="preserve"> 3</w:t>
            </w:r>
            <w:r w:rsidRPr="008F6C86">
              <w:rPr>
                <w:rStyle w:val="Hyperlink"/>
                <w:noProof/>
                <w:lang w:val="de-DE"/>
              </w:rPr>
              <w:t>x</w:t>
            </w:r>
            <w:r w:rsidRPr="008F6C86">
              <w:rPr>
                <w:rStyle w:val="Hyperlink"/>
                <w:noProof/>
              </w:rPr>
              <w:t>3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5513F" w14:textId="1F6420FF" w:rsidR="007C5030" w:rsidRDefault="007C503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9" w:history="1">
            <w:r w:rsidRPr="008F6C86">
              <w:rPr>
                <w:rStyle w:val="Hyperlink"/>
                <w:noProof/>
              </w:rPr>
              <w:t xml:space="preserve">6.2.2 Обучение при </w:t>
            </w:r>
            <w:r w:rsidRPr="008F6C86">
              <w:rPr>
                <w:rStyle w:val="Hyperlink"/>
                <w:noProof/>
                <w:lang w:val="de-DE"/>
              </w:rPr>
              <w:t>Frozen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de-DE"/>
              </w:rPr>
              <w:t>Lake</w:t>
            </w:r>
            <w:r w:rsidRPr="008F6C86">
              <w:rPr>
                <w:rStyle w:val="Hyperlink"/>
                <w:noProof/>
              </w:rPr>
              <w:t xml:space="preserve"> 3</w:t>
            </w:r>
            <w:r w:rsidRPr="008F6C86">
              <w:rPr>
                <w:rStyle w:val="Hyperlink"/>
                <w:noProof/>
                <w:lang w:val="de-DE"/>
              </w:rPr>
              <w:t>x</w:t>
            </w:r>
            <w:r w:rsidRPr="008F6C86">
              <w:rPr>
                <w:rStyle w:val="Hyperlink"/>
                <w:noProof/>
              </w:rPr>
              <w:t>3 с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BAA6" w14:textId="4FC4C4E1" w:rsidR="007C5030" w:rsidRDefault="007C503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0" w:history="1">
            <w:r w:rsidRPr="008F6C86">
              <w:rPr>
                <w:rStyle w:val="Hyperlink"/>
                <w:noProof/>
              </w:rPr>
              <w:t xml:space="preserve">6.2.3 Обучение при </w:t>
            </w:r>
            <w:r w:rsidRPr="008F6C86">
              <w:rPr>
                <w:rStyle w:val="Hyperlink"/>
                <w:noProof/>
                <w:lang w:val="de-DE"/>
              </w:rPr>
              <w:t>Frozen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de-DE"/>
              </w:rPr>
              <w:t>Lake</w:t>
            </w:r>
            <w:r w:rsidRPr="008F6C86">
              <w:rPr>
                <w:rStyle w:val="Hyperlink"/>
                <w:noProof/>
              </w:rPr>
              <w:t xml:space="preserve"> 4</w:t>
            </w:r>
            <w:r w:rsidRPr="008F6C86">
              <w:rPr>
                <w:rStyle w:val="Hyperlink"/>
                <w:noProof/>
                <w:lang w:val="de-DE"/>
              </w:rPr>
              <w:t>x</w:t>
            </w:r>
            <w:r w:rsidRPr="008F6C86">
              <w:rPr>
                <w:rStyle w:val="Hyperlink"/>
                <w:noProof/>
              </w:rPr>
              <w:t>4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4732" w14:textId="0B45AC37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1" w:history="1">
            <w:r w:rsidRPr="008F6C86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341A7" w14:textId="4E54D44F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2" w:history="1">
            <w:r w:rsidRPr="008F6C86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A5A24" w14:textId="15A46E12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3" w:history="1">
            <w:r w:rsidRPr="008F6C86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F2F2" w14:textId="78CEA531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4" w:history="1">
            <w:r w:rsidRPr="008F6C86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4D58D" w14:textId="235F4858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5" w:history="1">
            <w:r w:rsidRPr="008F6C86">
              <w:rPr>
                <w:rStyle w:val="Hyperlink"/>
                <w:noProof/>
              </w:rPr>
              <w:t>1. Сорс код (</w:t>
            </w:r>
            <w:r w:rsidRPr="008F6C86">
              <w:rPr>
                <w:rStyle w:val="Hyperlink"/>
                <w:noProof/>
                <w:lang w:val="en-GB"/>
              </w:rPr>
              <w:t>Source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en-GB"/>
              </w:rPr>
              <w:t>code</w:t>
            </w:r>
            <w:r w:rsidRPr="008F6C8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71715F6E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8120575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68E0A8C5" w:rsidR="00E95477" w:rsidRDefault="00E95477" w:rsidP="00E95477">
      <w:r w:rsidRPr="00E95477">
        <w:t xml:space="preserve">Проектът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проекта се изпробват различни параметри на биологично подобните неврони и решението </w:t>
      </w:r>
      <w:r w:rsidR="00BD2316">
        <w:rPr>
          <w:lang w:val="en-US"/>
        </w:rPr>
        <w:t>e</w:t>
      </w:r>
      <w:r w:rsidRPr="00E95477">
        <w:t xml:space="preserve">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8120576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440CFAC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</w:t>
      </w:r>
      <w:r w:rsidR="00881AD1">
        <w:t>з</w:t>
      </w:r>
      <w:r w:rsidR="00766453">
        <w:t xml:space="preserve">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>а на агента е също дискретен с малък брой де</w:t>
      </w:r>
      <w:r w:rsidR="00881AD1">
        <w:t>й</w:t>
      </w:r>
      <w:r w:rsidR="00766453">
        <w:t xml:space="preserve">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  <w:lang w:eastAsia="bg-BG"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  <w:lang w:eastAsia="bg-BG"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B12F0B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B12F0B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B12F0B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3A327791" w:rsidR="00605BF8" w:rsidRPr="00D774F6" w:rsidRDefault="00EC4CED" w:rsidP="00605BF8">
      <w:r>
        <w:t>Агентът</w:t>
      </w:r>
      <w:r w:rsidR="00605BF8">
        <w:t xml:space="preserve">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68A5C7B" w:rsidR="000B0FAF" w:rsidRDefault="000B0FAF" w:rsidP="000B0FAF">
      <w:pPr>
        <w:pStyle w:val="Heading1"/>
      </w:pPr>
      <w:bookmarkStart w:id="3" w:name="_Toc128120577"/>
      <w:r>
        <w:lastRenderedPageBreak/>
        <w:t xml:space="preserve">4. </w:t>
      </w:r>
      <w:r w:rsidR="00061FF1">
        <w:t>Въведение в н</w:t>
      </w:r>
      <w:r>
        <w:t>евро</w:t>
      </w:r>
      <w:r w:rsidR="000F1E73">
        <w:t>био</w:t>
      </w:r>
      <w:r w:rsidR="00091638">
        <w:t>логични</w:t>
      </w:r>
      <w:r w:rsidR="00061FF1">
        <w:t>те симулации</w:t>
      </w:r>
      <w:bookmarkEnd w:id="3"/>
    </w:p>
    <w:p w14:paraId="02DC1F9C" w14:textId="4C330BFB" w:rsidR="00196F47" w:rsidRDefault="003067EA" w:rsidP="00196F47">
      <w:r>
        <w:t>Невро</w:t>
      </w:r>
      <w:r w:rsidR="000F1E73">
        <w:t>био</w:t>
      </w:r>
      <w:r w:rsidR="00091638">
        <w:t xml:space="preserve">логията </w:t>
      </w:r>
      <w:r>
        <w:t>е дисциплина</w:t>
      </w:r>
      <w:r w:rsidR="000F1E73">
        <w:t>,</w:t>
      </w:r>
      <w:r>
        <w:t xml:space="preserve"> която може да засяга един или друг аспект свързан с работата на нервната система при живите организми. За нашите цели </w:t>
      </w:r>
      <w:r w:rsidR="00BB55E3">
        <w:t>се фокусираме повече върху</w:t>
      </w:r>
      <w:r>
        <w:t xml:space="preserve"> математическия апарат, отколкото </w:t>
      </w:r>
      <w:r w:rsidR="00BB55E3">
        <w:t xml:space="preserve">върху </w:t>
      </w:r>
      <w:r>
        <w:t xml:space="preserve">биологичната основа. Най-забележимият аспект на нервната система при човека и при други живи организми е начинът на вземане на решения и </w:t>
      </w:r>
      <w:r w:rsidR="00181F27">
        <w:t>способността да се обучават</w:t>
      </w:r>
      <w:r w:rsidR="00091638">
        <w:t xml:space="preserve">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</w:t>
      </w:r>
      <w:r w:rsidR="00181F27">
        <w:t>био</w:t>
      </w:r>
      <w:r w:rsidR="00091638">
        <w:t>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E613CC5" w:rsidR="00091638" w:rsidRDefault="00091638" w:rsidP="00091638">
      <w:pPr>
        <w:pStyle w:val="Heading2"/>
      </w:pPr>
      <w:bookmarkStart w:id="4" w:name="_Toc128120578"/>
      <w:r>
        <w:t>4.1 Основи на невро</w:t>
      </w:r>
      <w:r w:rsidR="00212CD8">
        <w:t>био</w:t>
      </w:r>
      <w:r>
        <w:t>логията</w:t>
      </w:r>
      <w:bookmarkEnd w:id="4"/>
    </w:p>
    <w:p w14:paraId="3F2C8BB2" w14:textId="3089BE42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 xml:space="preserve">Невроните </w:t>
      </w:r>
      <w:r w:rsidR="001A2A5F">
        <w:t xml:space="preserve">се състоят от </w:t>
      </w:r>
      <w:r w:rsidR="00D417E9">
        <w:t>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5E6EB294" w:rsidR="00091638" w:rsidRDefault="009057FF" w:rsidP="00091638">
      <w:r>
        <w:t>Невронът събира импулси от много входове и когато сумарно тези входове преминат някаква граница, невронът изстрелва потенциал</w:t>
      </w:r>
      <w:r w:rsidR="001A2A5F">
        <w:t xml:space="preserve"> </w:t>
      </w:r>
      <w:r>
        <w:t>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  <w:lang w:eastAsia="bg-BG"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7059EEC5" w:rsidR="00876379" w:rsidRDefault="00876379" w:rsidP="00876379">
      <w:pPr>
        <w:pStyle w:val="Heading2"/>
      </w:pPr>
      <w:bookmarkStart w:id="5" w:name="_Toc128120579"/>
      <w:r>
        <w:t xml:space="preserve">4.2 Математически апарат </w:t>
      </w:r>
      <w:r w:rsidR="006D370B">
        <w:t xml:space="preserve">за моделиране </w:t>
      </w:r>
      <w:r>
        <w:t>на невроните</w:t>
      </w:r>
      <w:bookmarkEnd w:id="5"/>
    </w:p>
    <w:p w14:paraId="7287A594" w14:textId="4529E6DD" w:rsidR="00CB0EC3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</w:t>
      </w:r>
      <w:r w:rsidR="006D370B">
        <w:t xml:space="preserve"> </w:t>
      </w:r>
      <w:r w:rsidR="00A553B6">
        <w:t>(по закона на Ом) , който е суматор на токове.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023075B5" w:rsidR="00CB0EC3" w:rsidRDefault="00345CE2" w:rsidP="0049378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309C1993" w14:textId="77777777" w:rsidR="00253533" w:rsidRDefault="00253533" w:rsidP="00CB0EC3"/>
    <w:p w14:paraId="606B2DFD" w14:textId="08C9A79C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</w:t>
      </w:r>
      <w:r w:rsidR="00EC4CED">
        <w:t>т</w:t>
      </w:r>
      <w:r>
        <w:t xml:space="preserve">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6D370B">
        <w:t>проводимостта на клетъчната мембрана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6D370B">
        <w:t>равновесния</w:t>
      </w:r>
      <w:r w:rsidR="00EC4CED">
        <w:t>т</w:t>
      </w:r>
      <w:r w:rsidR="006D370B">
        <w:t xml:space="preserve"> потенциал на мембраната</w:t>
      </w:r>
      <w:r w:rsidR="0049378F">
        <w:t>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  <w:lang w:eastAsia="bg-BG"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3AC5367C" w:rsidR="0049378F" w:rsidRPr="00B87215" w:rsidRDefault="0049378F" w:rsidP="0049378F">
      <w:r>
        <w:t xml:space="preserve">На фигурата се вижда, че при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8120580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420C3767" w:rsidR="00D425D3" w:rsidRDefault="0084306C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Създаване </w:t>
            </w:r>
            <w:r w:rsidR="00B87215">
              <w:t>на</w:t>
            </w:r>
            <w:r w:rsidR="00D425D3">
              <w:t xml:space="preserve"> невронните групи</w:t>
            </w:r>
            <w:r w:rsidR="008A715C">
              <w:t xml:space="preserve"> и </w:t>
            </w:r>
            <w:r>
              <w:t>други устройства (напр. генератори на шум или входен ток)</w:t>
            </w:r>
          </w:p>
          <w:p w14:paraId="2D854262" w14:textId="665ECD19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 xml:space="preserve">групите неврони </w:t>
            </w:r>
            <w:r w:rsidR="0084306C">
              <w:t>в желаната структура със съответните тегла на връзките</w:t>
            </w:r>
          </w:p>
          <w:p w14:paraId="6C507594" w14:textId="6605B702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</w:t>
            </w:r>
            <w:r w:rsidR="0084306C">
              <w:t xml:space="preserve"> (напр. волтметри, детектори на импулси)</w:t>
            </w:r>
            <w:r w:rsidR="00D425D3">
              <w:t>;</w:t>
            </w:r>
          </w:p>
          <w:p w14:paraId="3A9F01C7" w14:textId="786EB584" w:rsidR="00D425D3" w:rsidRPr="003F7970" w:rsidRDefault="00D425D3" w:rsidP="003F7970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lastRenderedPageBreak/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12F0B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12F0B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12F0B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6"/>
        <w:gridCol w:w="4556"/>
      </w:tblGrid>
      <w:tr w:rsidR="007A206F" w14:paraId="7F5D09D1" w14:textId="77777777" w:rsidTr="00B87215">
        <w:tc>
          <w:tcPr>
            <w:tcW w:w="4508" w:type="dxa"/>
          </w:tcPr>
          <w:p w14:paraId="69459D84" w14:textId="3A61BEBA" w:rsidR="00B87215" w:rsidRDefault="007A206F" w:rsidP="00B87215">
            <w:r w:rsidRPr="007A206F">
              <w:rPr>
                <w:noProof/>
                <w:lang w:eastAsia="bg-BG"/>
              </w:rPr>
              <w:drawing>
                <wp:inline distT="0" distB="0" distL="0" distR="0" wp14:anchorId="52DEAC9A" wp14:editId="22F149B2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0D55CCCC" w:rsidR="00B87215" w:rsidRDefault="007A206F" w:rsidP="00B87215">
            <w:r w:rsidRPr="007A206F">
              <w:rPr>
                <w:noProof/>
                <w:lang w:eastAsia="bg-BG"/>
              </w:rPr>
              <w:drawing>
                <wp:inline distT="0" distB="0" distL="0" distR="0" wp14:anchorId="2F9E7777" wp14:editId="61E3F91B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8120581"/>
      <w:r>
        <w:t>Подход за решаване на задачата</w:t>
      </w:r>
      <w:bookmarkEnd w:id="7"/>
    </w:p>
    <w:p w14:paraId="4B8F4386" w14:textId="4D5E8C7D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76EF9">
        <w:t xml:space="preserve">като </w:t>
      </w:r>
      <w:r w:rsidR="00EC2D38">
        <w:t xml:space="preserve">задача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BA2608">
        <w:t>е фо</w:t>
      </w:r>
      <w:r w:rsidR="00F81503">
        <w:t>рмулирана като</w:t>
      </w:r>
      <w:r w:rsidR="00EC2D38">
        <w:t xml:space="preserve">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  <w:lang w:eastAsia="bg-BG"/>
        </w:rPr>
        <w:lastRenderedPageBreak/>
        <w:drawing>
          <wp:inline distT="0" distB="0" distL="0" distR="0" wp14:anchorId="487D60B3" wp14:editId="2BABF22E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20AAF0A3" w:rsidR="005275D7" w:rsidRDefault="005275D7" w:rsidP="005275D7">
      <w:pPr>
        <w:pStyle w:val="Quote"/>
      </w:pPr>
      <w:r>
        <w:t xml:space="preserve">Фиг. 5.1. Взаимодействие Агент-Среда при марковски процес на решението, </w:t>
      </w:r>
      <w:r w:rsidR="007A206F">
        <w:t xml:space="preserve">адаптирано от </w:t>
      </w:r>
      <w:r w:rsidRPr="005275D7">
        <w:t>[1]</w:t>
      </w:r>
      <w:r>
        <w:t>Глава 3.1</w:t>
      </w:r>
    </w:p>
    <w:p w14:paraId="0AFE3118" w14:textId="7315281B" w:rsidR="005275D7" w:rsidRDefault="00EC5FE3" w:rsidP="005275D7">
      <w:r>
        <w:t>Динамиката на марковският процес на решенията</w:t>
      </w:r>
      <w:r w:rsidR="00037074">
        <w:t xml:space="preserve"> </w:t>
      </w:r>
      <w:r>
        <w:t>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EC5FE3" w14:paraId="1B903C45" w14:textId="77777777" w:rsidTr="00912DCA">
        <w:trPr>
          <w:trHeight w:val="550"/>
        </w:trPr>
        <w:tc>
          <w:tcPr>
            <w:tcW w:w="8339" w:type="dxa"/>
            <w:vAlign w:val="center"/>
          </w:tcPr>
          <w:p w14:paraId="54E1DA20" w14:textId="5844EECC" w:rsidR="00EC5FE3" w:rsidRDefault="00450D9B" w:rsidP="00EC5FE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620C5EF2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</w:t>
      </w:r>
      <w:r w:rsidR="00F57EF1">
        <w:t xml:space="preserve">Състоянието в случая </w:t>
      </w:r>
      <w:r w:rsidR="006D5998">
        <w:t>о</w:t>
      </w:r>
      <w:r w:rsidR="00F57EF1">
        <w:t xml:space="preserve">тговаря на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F57EF1">
        <w:t>, а действието е посоката на следващата стъпка на агента</w:t>
      </w:r>
      <w:r w:rsidR="00B27991">
        <w:t>.</w:t>
      </w:r>
      <w:r w:rsidR="00276195">
        <w:t xml:space="preserve"> </w:t>
      </w:r>
      <w:r w:rsidR="00B27991">
        <w:t xml:space="preserve">Така </w:t>
      </w:r>
      <w:r w:rsidR="00F57EF1">
        <w:t xml:space="preserve">(5.1) определя какъв би бил резултатът за избраната </w:t>
      </w:r>
      <w:r w:rsidR="00276195">
        <w:t xml:space="preserve"> посока </w:t>
      </w:r>
      <w:r w:rsidR="00F57EF1">
        <w:t>на движение на агента</w:t>
      </w:r>
      <w:r w:rsidR="00276195">
        <w:t xml:space="preserve">. </w:t>
      </w:r>
    </w:p>
    <w:p w14:paraId="5D889671" w14:textId="6B03DFFE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</w:t>
      </w:r>
      <w:r w:rsidR="00FB2183">
        <w:t xml:space="preserve">вероятностен </w:t>
      </w:r>
      <w:r>
        <w:t xml:space="preserve">модел. </w:t>
      </w:r>
      <w:r w:rsidR="00092482">
        <w:t>От многото алгоритми за решаване на подобна задача</w:t>
      </w:r>
      <w:r w:rsidR="00C84C71">
        <w:t xml:space="preserve"> в случая е</w:t>
      </w:r>
      <w:ins w:id="8" w:author="borkox" w:date="2023-02-21T09:14:00Z">
        <w:r w:rsidR="00672271">
          <w:t xml:space="preserve"> </w:t>
        </w:r>
      </w:ins>
      <w:r w:rsidR="00092482">
        <w:t xml:space="preserve">подходящо да се построи </w:t>
      </w:r>
      <w:r w:rsidR="00FB2183">
        <w:t xml:space="preserve">вероятностния </w:t>
      </w:r>
      <w:r>
        <w:t>модел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</w:t>
      </w:r>
      <w:r w:rsidR="00FB2183">
        <w:t xml:space="preserve">политика </w:t>
      </w:r>
      <w:r w:rsidR="00092482">
        <w:t xml:space="preserve">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 xml:space="preserve">, т.е. агента ще действа само на базата </w:t>
      </w:r>
      <w:r w:rsidR="00FB2183">
        <w:t xml:space="preserve">на </w:t>
      </w:r>
      <w:r>
        <w:t>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9" w:name="_Toc128120582"/>
      <w:r>
        <w:lastRenderedPageBreak/>
        <w:t>Таблични методи</w:t>
      </w:r>
      <w:bookmarkEnd w:id="9"/>
    </w:p>
    <w:p w14:paraId="5C268C43" w14:textId="2207C3CF" w:rsidR="00F665C5" w:rsidRDefault="008554D6" w:rsidP="00D0407E">
      <w:r>
        <w:t>О</w:t>
      </w:r>
      <w:r w:rsidR="007E31E6">
        <w:t>бучение</w:t>
      </w:r>
      <w:r>
        <w:t>то</w:t>
      </w:r>
      <w:r w:rsidR="007E31E6">
        <w:t xml:space="preserve"> с поощрение и наказание </w:t>
      </w:r>
      <w:r>
        <w:t>в случай на</w:t>
      </w:r>
      <w:r w:rsidR="007E31E6">
        <w:t xml:space="preserve"> </w:t>
      </w:r>
      <w:r>
        <w:t xml:space="preserve">дискретни и </w:t>
      </w:r>
      <w:r w:rsidR="007E31E6">
        <w:t xml:space="preserve">достатъчно </w:t>
      </w:r>
      <w:r>
        <w:t>малко на брой възможни състояния и действия може да бъде извършено с</w:t>
      </w:r>
      <w:r w:rsidR="003F7970">
        <w:t>ъс</w:t>
      </w:r>
      <w:r w:rsidR="007E31E6">
        <w:t xml:space="preserve"> </w:t>
      </w:r>
      <w:r w:rsidR="004E623B">
        <w:t>записване</w:t>
      </w:r>
      <w:r>
        <w:t xml:space="preserve"> на </w:t>
      </w:r>
      <w:r w:rsidR="004E623B">
        <w:t xml:space="preserve">вероятностите (5.1) </w:t>
      </w:r>
      <w:r>
        <w:t>за всички възможни комбинации в</w:t>
      </w:r>
      <w:r w:rsidR="007E31E6">
        <w:t xml:space="preserve"> масиви или таблици</w:t>
      </w:r>
      <w:r w:rsidR="007E31E6">
        <w:rPr>
          <w:lang w:val="en-US"/>
        </w:rPr>
        <w:t>.</w:t>
      </w:r>
      <w:r w:rsidR="00F665C5">
        <w:t xml:space="preserve">За да намерим оптималната стратегия </w:t>
      </w:r>
      <w:r w:rsidR="00F665C5">
        <w:sym w:font="Symbol" w:char="F070"/>
      </w:r>
      <w:r w:rsidR="00DC284C">
        <w:t>*</w:t>
      </w:r>
      <w:r w:rsidR="00F665C5">
        <w:t xml:space="preserve"> (политика), водеща до максимално поощрение (минимално наказание), </w:t>
      </w:r>
      <w:r w:rsidR="00CC665B">
        <w:t xml:space="preserve">ние оптимизираме </w:t>
      </w:r>
      <w:r w:rsidR="00F665C5">
        <w:t xml:space="preserve">стойността на състоянието </w:t>
      </w:r>
      <w:r w:rsidR="00F665C5">
        <w:rPr>
          <w:lang w:val="en-US"/>
        </w:rPr>
        <w:t>s</w:t>
      </w:r>
      <w:r w:rsidR="00F665C5">
        <w:t xml:space="preserve"> </w:t>
      </w:r>
      <w:r w:rsidR="00DC284C">
        <w:t xml:space="preserve">при зададена стратегия </w:t>
      </w:r>
      <w:r w:rsidR="00DC284C">
        <w:sym w:font="Symbol" w:char="F070"/>
      </w:r>
      <w:r w:rsidR="00DC284C">
        <w:t xml:space="preserve"> </w:t>
      </w:r>
      <w:r w:rsidR="00DC284C">
        <w:rPr>
          <w:lang w:val="en-US"/>
        </w:rPr>
        <w:t>v</w:t>
      </w:r>
      <w:r w:rsidR="00DC284C" w:rsidRPr="002A03FB">
        <w:t>(</w:t>
      </w:r>
      <w:r w:rsidR="00DC284C">
        <w:rPr>
          <w:lang w:val="en-US"/>
        </w:rPr>
        <w:t>s</w:t>
      </w:r>
      <w:r w:rsidR="00DC284C" w:rsidRPr="002A03FB">
        <w:t>)</w:t>
      </w:r>
      <w:r w:rsidR="00DC284C">
        <w:t xml:space="preserve"> като</w:t>
      </w:r>
      <w:r w:rsidR="00F665C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967456" w14:paraId="70C823C9" w14:textId="77777777" w:rsidTr="00967456">
        <w:tc>
          <w:tcPr>
            <w:tcW w:w="8075" w:type="dxa"/>
          </w:tcPr>
          <w:p w14:paraId="44691133" w14:textId="42CAC362" w:rsidR="00967456" w:rsidRDefault="00967456" w:rsidP="00D0407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│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0DC59A96" w14:textId="4F82C2D5" w:rsidR="00967456" w:rsidRPr="00967456" w:rsidRDefault="00967456" w:rsidP="009674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041A6C87" w14:textId="77777777" w:rsidR="00967456" w:rsidRDefault="00967456" w:rsidP="00D0407E"/>
    <w:p w14:paraId="21422F0B" w14:textId="1640D55A" w:rsidR="00F665C5" w:rsidRDefault="00F665C5" w:rsidP="00D0407E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 w:rsidR="00CC665B">
        <w:t xml:space="preserve"> </w:t>
      </w:r>
      <w:r w:rsidR="00CC665B">
        <w:rPr>
          <w:lang w:val="en-US"/>
        </w:rPr>
        <w:t>q</w:t>
      </w:r>
      <w:r w:rsidR="00CC665B" w:rsidRPr="002A03FB">
        <w:t>*(</w:t>
      </w:r>
      <w:r w:rsidR="00CC665B">
        <w:rPr>
          <w:lang w:val="en-US"/>
        </w:rPr>
        <w:t>s</w:t>
      </w:r>
      <w:r w:rsidR="00CC665B" w:rsidRPr="002A03FB">
        <w:t>,</w:t>
      </w:r>
      <w:r w:rsidR="00CC665B">
        <w:rPr>
          <w:lang w:val="en-US"/>
        </w:rPr>
        <w:t>a</w:t>
      </w:r>
      <w:r w:rsidR="00CC665B" w:rsidRPr="002A03FB">
        <w:t>)</w:t>
      </w:r>
      <w:r w:rsidR="00DC284C">
        <w:t xml:space="preserve"> съответно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706650" w14:paraId="2E42273F" w14:textId="77777777" w:rsidTr="009F02EA">
        <w:tc>
          <w:tcPr>
            <w:tcW w:w="8075" w:type="dxa"/>
          </w:tcPr>
          <w:p w14:paraId="364443AC" w14:textId="2EA4D5EA" w:rsidR="00706650" w:rsidRDefault="00706650" w:rsidP="009F02E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3E4DEBE" w14:textId="77777777" w:rsidR="00706650" w:rsidRPr="00967456" w:rsidRDefault="00706650" w:rsidP="009F02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7C0F4F2E" w14:textId="428A4F1B" w:rsidR="007E599C" w:rsidRPr="00311F9A" w:rsidRDefault="003719EE" w:rsidP="00D0407E">
      <w:r>
        <w:t>Задачата се решава с метода на динамичното програмиране</w:t>
      </w:r>
      <w:r w:rsidR="007E599C">
        <w:t xml:space="preserve"> и уравнението на </w:t>
      </w:r>
      <w:r w:rsidR="002206E5">
        <w:t xml:space="preserve">Белман </w:t>
      </w:r>
      <w:r w:rsidR="007E599C">
        <w:t xml:space="preserve">за </w:t>
      </w:r>
      <w:r w:rsidR="007533F7">
        <w:t xml:space="preserve">стойността на състоянието при оптималната политика </w:t>
      </w:r>
      <w:r w:rsidR="007533F7">
        <w:sym w:font="Symbol" w:char="F070"/>
      </w:r>
      <w:r w:rsidR="007533F7">
        <w:t>*</w:t>
      </w:r>
      <w:r w:rsidR="007E599C"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460E23" w14:paraId="2427CFAA" w14:textId="77777777" w:rsidTr="00DF1926">
        <w:tc>
          <w:tcPr>
            <w:tcW w:w="8075" w:type="dxa"/>
          </w:tcPr>
          <w:p w14:paraId="6C8E9494" w14:textId="77777777" w:rsidR="00F07A08" w:rsidRPr="00F07A08" w:rsidRDefault="00460E23" w:rsidP="009F02E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7339CF44" w14:textId="74E76806" w:rsidR="00F07A08" w:rsidRPr="00F07A08" w:rsidRDefault="00F75049" w:rsidP="00F07A08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405EF15" w14:textId="2749FF55" w:rsidR="00F07A08" w:rsidRPr="00F07A08" w:rsidRDefault="00F07A08" w:rsidP="00F07A08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9FCF530" w14:textId="07B34901" w:rsidR="00F07A08" w:rsidRPr="00F07A08" w:rsidRDefault="00F07A08" w:rsidP="00F07A08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w:rPr>
                            <w:rFonts w:ascii="Cambria Math" w:hAnsi="Cambria Math"/>
                          </w:rPr>
                          <m:t>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AD49B5F" w14:textId="55F49D81" w:rsidR="00F07A08" w:rsidRPr="00DF1926" w:rsidRDefault="003F6235" w:rsidP="00DF1926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69595BE8" w14:textId="0D52FE97" w:rsidR="00DF1926" w:rsidRPr="00967456" w:rsidRDefault="00460E23" w:rsidP="00DF1926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3248E6E7" w14:textId="70898A41" w:rsidR="00B5306C" w:rsidRPr="00686331" w:rsidRDefault="007E599C" w:rsidP="00D0407E">
      <w:r>
        <w:t xml:space="preserve">и за </w:t>
      </w:r>
      <w:r w:rsidR="007533F7">
        <w:t xml:space="preserve">стойността на двойката състояние-действие </w:t>
      </w:r>
      <w:r>
        <w:t xml:space="preserve">съответно </w:t>
      </w:r>
      <w:r w:rsidR="00686331">
        <w:t xml:space="preserve">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B5306C" w14:paraId="664A691A" w14:textId="77777777" w:rsidTr="00DF1926">
        <w:tc>
          <w:tcPr>
            <w:tcW w:w="7905" w:type="dxa"/>
            <w:vAlign w:val="center"/>
          </w:tcPr>
          <w:p w14:paraId="517D051B" w14:textId="61084873" w:rsidR="00336B1F" w:rsidRPr="001B5DAA" w:rsidRDefault="009F02EA" w:rsidP="00B5306C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298EE130" w14:textId="22C0C645" w:rsidR="00B5306C" w:rsidRPr="00914850" w:rsidRDefault="001B5DAA" w:rsidP="0091485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961C188" w14:textId="737176F1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460E23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AB059B">
      <w:pPr>
        <w:keepNext/>
        <w:jc w:val="center"/>
      </w:pPr>
      <w:r w:rsidRPr="00A02AD4">
        <w:rPr>
          <w:noProof/>
          <w:lang w:eastAsia="bg-BG"/>
        </w:rPr>
        <w:lastRenderedPageBreak/>
        <w:drawing>
          <wp:inline distT="0" distB="0" distL="0" distR="0" wp14:anchorId="75DDEB71" wp14:editId="3522EA58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0405A69D" w:rsidR="00E60A00" w:rsidRPr="00E60A00" w:rsidRDefault="00E60A00" w:rsidP="00E60A00">
      <w:pPr>
        <w:pStyle w:val="Quote"/>
      </w:pPr>
      <w:r>
        <w:t xml:space="preserve">Фиг.5.1.1 Диаграма на избор на действие </w:t>
      </w:r>
      <w:r w:rsidR="00821D52">
        <w:t xml:space="preserve">при използване на </w:t>
      </w:r>
      <w:r w:rsidR="00821D52">
        <w:rPr>
          <w:lang w:val="en-US"/>
        </w:rPr>
        <w:t>v</w:t>
      </w:r>
      <w:r w:rsidR="00821D52">
        <w:t xml:space="preserve"> (ляво)</w:t>
      </w:r>
      <w:r w:rsidR="00821D52" w:rsidRPr="00311F9A">
        <w:t xml:space="preserve"> </w:t>
      </w:r>
      <w:r w:rsidR="00821D52">
        <w:t xml:space="preserve">и </w:t>
      </w:r>
      <w:r w:rsidR="00821D52">
        <w:rPr>
          <w:lang w:val="en-US"/>
        </w:rPr>
        <w:t>q</w:t>
      </w:r>
      <w:r w:rsidR="00821D52" w:rsidRPr="00311F9A">
        <w:t xml:space="preserve"> </w:t>
      </w:r>
      <w:r w:rsidR="00821D52">
        <w:t xml:space="preserve">(дясно) </w:t>
      </w:r>
      <w:r>
        <w:t>функция</w:t>
      </w:r>
      <w:r w:rsidR="00821D52">
        <w:t xml:space="preserve"> съответно</w:t>
      </w:r>
      <w:r>
        <w:t xml:space="preserve">. Адаптирано от </w:t>
      </w:r>
      <w:r w:rsidRPr="00E60A00">
        <w:t xml:space="preserve">[1] </w:t>
      </w:r>
      <w:r>
        <w:t>глава 3.</w:t>
      </w:r>
    </w:p>
    <w:p w14:paraId="67A2167D" w14:textId="38CE0C38" w:rsidR="00DC284C" w:rsidRPr="008F5816" w:rsidRDefault="00DC284C" w:rsidP="00D0407E">
      <w:r>
        <w:t>Фигура 5.1.1. представя</w:t>
      </w:r>
      <w:r w:rsidR="00821D52">
        <w:t xml:space="preserve"> диаграмата за намиран</w:t>
      </w:r>
      <w:r w:rsidR="008F5816">
        <w:t>е</w:t>
      </w:r>
      <w:r w:rsidR="00821D52">
        <w:t xml:space="preserve"> на следващото оптимално действие при използването на </w:t>
      </w:r>
      <w:r w:rsidR="00821D52">
        <w:rPr>
          <w:lang w:val="en-US"/>
        </w:rPr>
        <w:t>v</w:t>
      </w:r>
      <w:r w:rsidR="00821D52" w:rsidRPr="00311F9A">
        <w:t xml:space="preserve"> </w:t>
      </w:r>
      <w:r w:rsidR="00821D52">
        <w:t xml:space="preserve">и </w:t>
      </w:r>
      <w:r w:rsidR="00821D52">
        <w:rPr>
          <w:lang w:val="en-US"/>
        </w:rPr>
        <w:t>q</w:t>
      </w:r>
      <w:r w:rsidR="00821D52" w:rsidRPr="00311F9A">
        <w:t xml:space="preserve"> </w:t>
      </w:r>
      <w:r w:rsidR="00821D52">
        <w:t>съответно.</w:t>
      </w:r>
    </w:p>
    <w:p w14:paraId="27ABBDD9" w14:textId="3D967FC4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  <w:lang w:eastAsia="bg-BG"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D98AD47" w14:textId="253C6445" w:rsidR="00B12F0B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104A1E" w14:paraId="7DA2F3B1" w14:textId="77777777" w:rsidTr="00B12F0B">
        <w:tc>
          <w:tcPr>
            <w:tcW w:w="8075" w:type="dxa"/>
          </w:tcPr>
          <w:p w14:paraId="15E51656" w14:textId="11683C27" w:rsidR="00104A1E" w:rsidRDefault="00FC292C" w:rsidP="00104A1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50157D54" w14:textId="77777777" w:rsidR="00B12F0B" w:rsidRDefault="00B12F0B" w:rsidP="009C1676"/>
    <w:p w14:paraId="29C2124E" w14:textId="35A6B1BD" w:rsidR="000A4EE3" w:rsidRPr="003A39A6" w:rsidRDefault="008F5816" w:rsidP="009C1676">
      <w:r>
        <w:t>А</w:t>
      </w:r>
      <w:r w:rsidR="003A39A6">
        <w:t xml:space="preserve">лгоритъмът </w:t>
      </w:r>
      <w:r>
        <w:t xml:space="preserve">е </w:t>
      </w:r>
      <w:r w:rsidR="003A39A6">
        <w:t xml:space="preserve">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  <w:lang w:eastAsia="bg-BG"/>
        </w:rPr>
        <w:lastRenderedPageBreak/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4145BAD9" w:rsidR="00921248" w:rsidRDefault="00F8039C" w:rsidP="00921248">
      <w:r>
        <w:t xml:space="preserve">С цел изследване на възможно най-много състояния с използва т.нар. </w:t>
      </w:r>
      <w:r w:rsidR="003A39A6">
        <w:rPr>
          <w:rFonts w:cs="Times New Roman"/>
        </w:rPr>
        <w:t>ε</w:t>
      </w:r>
      <w:r w:rsidR="003A39A6">
        <w:t>-</w:t>
      </w:r>
      <w:r w:rsidR="003A39A6">
        <w:rPr>
          <w:lang w:val="en-US"/>
        </w:rPr>
        <w:t>greedy</w:t>
      </w:r>
      <w:r>
        <w:t xml:space="preserve"> </w:t>
      </w:r>
      <w:r w:rsidR="003A39A6" w:rsidRPr="003A39A6">
        <w:t>(</w:t>
      </w:r>
      <w:r w:rsidR="003A39A6">
        <w:rPr>
          <w:rFonts w:cs="Times New Roman"/>
        </w:rPr>
        <w:t>ε</w:t>
      </w:r>
      <w:r w:rsidR="003A39A6" w:rsidRPr="003A39A6">
        <w:rPr>
          <w:rFonts w:cs="Times New Roman"/>
        </w:rPr>
        <w:t>-</w:t>
      </w:r>
      <w:r w:rsidR="003A39A6">
        <w:rPr>
          <w:rFonts w:cs="Times New Roman"/>
        </w:rPr>
        <w:t>алчен</w:t>
      </w:r>
      <w:r w:rsidR="003A39A6" w:rsidRPr="003A39A6">
        <w:t>)</w:t>
      </w:r>
      <w:r>
        <w:t xml:space="preserve"> избор на следващото действие</w:t>
      </w:r>
      <w:r w:rsidR="003A39A6">
        <w:t>, което означава, че не винаги предприемаме действие</w:t>
      </w:r>
      <w:r>
        <w:t>то</w:t>
      </w:r>
      <w:r w:rsidR="003A39A6">
        <w:t>,</w:t>
      </w:r>
      <w:r>
        <w:t xml:space="preserve"> водещо до максимална печалба, </w:t>
      </w:r>
      <w:r w:rsidR="003A39A6">
        <w:t xml:space="preserve">а </w:t>
      </w:r>
      <w:r>
        <w:t xml:space="preserve">с някаква </w:t>
      </w:r>
      <w:r w:rsidR="003A39A6">
        <w:t xml:space="preserve">вероятност </w:t>
      </w:r>
      <w:r>
        <w:rPr>
          <w:rFonts w:cs="Times New Roman"/>
        </w:rPr>
        <w:t>ε</w:t>
      </w:r>
      <w:r>
        <w:t xml:space="preserve"> </w:t>
      </w:r>
      <w:r w:rsidR="003A39A6">
        <w:t>взем</w:t>
      </w:r>
      <w:r>
        <w:t>аме</w:t>
      </w:r>
      <w:r w:rsidR="003A39A6">
        <w:t xml:space="preserve"> друго неоптимално действие.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4D25FC1B" wp14:editId="144149FC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5EB9915F" w:rsidR="00921248" w:rsidRDefault="00921248" w:rsidP="00921248">
      <w:r>
        <w:t xml:space="preserve">На </w:t>
      </w:r>
      <w:r w:rsidR="000139B3">
        <w:t>Ф</w:t>
      </w:r>
      <w:r>
        <w:t xml:space="preserve">игура </w:t>
      </w:r>
      <w:r w:rsidR="000139B3">
        <w:t xml:space="preserve">5.1.3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</w:t>
      </w:r>
      <w:r w:rsidR="002D4398">
        <w:lastRenderedPageBreak/>
        <w:t>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</w:t>
      </w:r>
      <w:r w:rsidR="000139B3">
        <w:t xml:space="preserve">нашият </w:t>
      </w:r>
      <w:r w:rsidR="00CC3207">
        <w:t xml:space="preserve">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10" w:name="_Toc128120583"/>
      <w:r>
        <w:t>5.2 Победителят печели всичко</w:t>
      </w:r>
      <w:bookmarkEnd w:id="10"/>
    </w:p>
    <w:p w14:paraId="3F0FA95E" w14:textId="360F09D1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</w:t>
      </w:r>
      <w:r w:rsidR="000C35BF">
        <w:t>устойчиво равновесно състояние</w:t>
      </w:r>
      <w:r w:rsidR="00F83E4B">
        <w:t xml:space="preserve">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</w:t>
      </w:r>
      <w:r w:rsidR="000C35BF">
        <w:t>устойчиво и неустойчиво равновесно състояние</w:t>
      </w:r>
      <w:r w:rsidR="00A70A26">
        <w:t xml:space="preserve">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48927D54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</w:t>
      </w:r>
      <w:r w:rsidR="000C35BF">
        <w:t xml:space="preserve">устойчиви </w:t>
      </w:r>
      <w:r>
        <w:t xml:space="preserve">положения (по </w:t>
      </w:r>
      <w:r w:rsidR="000C35BF">
        <w:t xml:space="preserve">едно </w:t>
      </w:r>
      <w:r>
        <w:t xml:space="preserve">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 xml:space="preserve">което представлява начин на свързване </w:t>
      </w:r>
      <w:r w:rsidR="007F18DF">
        <w:lastRenderedPageBreak/>
        <w:t>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C6689">
      <w:pPr>
        <w:keepNext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B5DD6CF" wp14:editId="4910413E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1C1D6290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 xml:space="preserve">с </w:t>
      </w:r>
      <w:r w:rsidR="001E3602">
        <w:t xml:space="preserve">два възможни избора </w:t>
      </w:r>
      <w:r w:rsidR="006E1329">
        <w:t>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7DEEAA00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47FCBB02" w14:textId="68E1939A" w:rsidR="009634C7" w:rsidRPr="00DB67A5" w:rsidRDefault="009634C7" w:rsidP="009634C7">
      <w:pPr>
        <w:pStyle w:val="Heading2"/>
      </w:pPr>
      <w:bookmarkStart w:id="11" w:name="_Toc128120584"/>
      <w:r>
        <w:t xml:space="preserve">5.3 </w:t>
      </w:r>
      <w:r w:rsidR="00DB67A5">
        <w:t>О</w:t>
      </w:r>
      <w:r>
        <w:t>бучение</w:t>
      </w:r>
      <w:bookmarkEnd w:id="11"/>
      <w:r w:rsidR="00DB67A5">
        <w:t xml:space="preserve"> с и</w:t>
      </w:r>
      <w:r w:rsidR="00DB67A5">
        <w:t>мпулсно-времево зависима пластичност</w:t>
      </w:r>
      <w:r w:rsidR="00DB67A5">
        <w:t>(</w:t>
      </w:r>
      <w:r w:rsidR="00DB67A5">
        <w:rPr>
          <w:lang w:val="en-US"/>
        </w:rPr>
        <w:t>STDP</w:t>
      </w:r>
      <w:r w:rsidR="00DB67A5" w:rsidRPr="00DB67A5">
        <w:t>)</w:t>
      </w:r>
    </w:p>
    <w:p w14:paraId="6C0D9660" w14:textId="3174FB65" w:rsidR="009634C7" w:rsidRDefault="009634C7" w:rsidP="009634C7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 активираните на два свързани неврона усилват връзката помежду си. Тази промяна наричаме Хебианова пластичност и тя зависи от от пресинаптична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18461D66" w14:textId="5B85BF27" w:rsidR="00915913" w:rsidRDefault="00915913" w:rsidP="00915913">
      <w:pPr>
        <w:jc w:val="center"/>
      </w:pPr>
      <w:r>
        <w:rPr>
          <w:noProof/>
        </w:rPr>
        <w:lastRenderedPageBreak/>
        <w:drawing>
          <wp:inline distT="0" distB="0" distL="0" distR="0" wp14:anchorId="43A1ADFD" wp14:editId="29DA31AA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2771" w14:textId="3E9D06AD" w:rsidR="00915913" w:rsidRPr="00DB67A5" w:rsidRDefault="00915913" w:rsidP="00516561">
      <w:pPr>
        <w:pStyle w:val="Quote"/>
        <w:spacing w:before="120"/>
        <w:ind w:left="510" w:right="510"/>
      </w:pPr>
      <w:r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 xml:space="preserve">. Вътреклетъчни електроди измерват активността на два свързани неврона(аксоните са пунктираната линия). Подава се тестов </w:t>
      </w:r>
      <w:r w:rsidR="00516561">
        <w:t xml:space="preserve">токов </w:t>
      </w:r>
      <w:r>
        <w:t>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</w:t>
      </w:r>
      <w:r w:rsidR="00516561">
        <w:t xml:space="preserve">По време на </w:t>
      </w:r>
      <w:r>
        <w:t xml:space="preserve">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 xml:space="preserve">След извеждане на невроните от протокола на </w:t>
      </w:r>
      <w:r w:rsidR="00516561">
        <w:t xml:space="preserve">синаптична зависимост отново подаваме </w:t>
      </w:r>
      <w:r w:rsidR="00516561">
        <w:t>тестов токов импулс (</w:t>
      </w:r>
      <w:r w:rsidR="00516561">
        <w:rPr>
          <w:lang w:val="en-US"/>
        </w:rPr>
        <w:t>I</w:t>
      </w:r>
      <w:r w:rsidR="00516561" w:rsidRPr="00915913">
        <w:t>)</w:t>
      </w:r>
      <w:r w:rsidR="00516561">
        <w:t xml:space="preserve"> на пресинаптичния неврон и се отчита </w:t>
      </w:r>
      <w:r w:rsidR="00516561">
        <w:t xml:space="preserve">повишена </w:t>
      </w:r>
      <w:r w:rsidR="00516561">
        <w:t xml:space="preserve">активност в постсинаптичния неврон </w:t>
      </w:r>
      <w:r w:rsidR="00516561" w:rsidRPr="00915913">
        <w:t>(</w:t>
      </w:r>
      <w:r w:rsidR="00516561">
        <w:rPr>
          <w:lang w:val="en-US"/>
        </w:rPr>
        <w:t>V</w:t>
      </w:r>
      <w:r w:rsidR="00516561" w:rsidRPr="00915913">
        <w:t>)</w:t>
      </w:r>
      <w:r w:rsidR="00516561">
        <w:t xml:space="preserve"> (</w:t>
      </w:r>
      <w:r w:rsidR="00DB67A5">
        <w:t xml:space="preserve">с </w:t>
      </w:r>
      <w:r w:rsidR="00516561">
        <w:t xml:space="preserve">пунктир е отчетената активност преди сдвояването, плътната линия е след сдвояването. Фигурата е взета от </w:t>
      </w:r>
      <w:r w:rsidR="00516561" w:rsidRPr="00DB67A5">
        <w:t xml:space="preserve">[6], </w:t>
      </w:r>
      <w:r w:rsidR="00516561">
        <w:t>фиг.19.4</w:t>
      </w:r>
      <w:r w:rsidR="00516561" w:rsidRPr="00DB67A5">
        <w:t>.</w:t>
      </w:r>
    </w:p>
    <w:p w14:paraId="4F9494EC" w14:textId="2A119C8A" w:rsidR="00516561" w:rsidRDefault="00516561" w:rsidP="00516561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 xml:space="preserve">STDP </w:t>
      </w:r>
      <w:r>
        <w:t xml:space="preserve">като механизъм. Да означим времето на пресинаптичния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proofErr w:type="spellEnd"/>
      <w:r w:rsidRPr="00516561">
        <w:rPr>
          <w:vertAlign w:val="subscript"/>
        </w:rPr>
        <w:t xml:space="preserve"> </w:t>
      </w:r>
      <w:r>
        <w:t xml:space="preserve">и времето на постсинаптичния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proofErr w:type="spellEnd"/>
      <w:r w:rsidRPr="00516561">
        <w:t>.</w:t>
      </w:r>
      <w:r w:rsidR="008157E4" w:rsidRPr="008157E4">
        <w:t xml:space="preserve"> </w:t>
      </w:r>
      <w:r w:rsidR="008157E4">
        <w:t xml:space="preserve">Промяната на теглото на пластичния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="00FB3E6E" w:rsidRPr="00FB3E6E">
        <w:rPr>
          <w:rFonts w:eastAsiaTheme="minorEastAsia"/>
        </w:rPr>
        <w:t xml:space="preserve">. </w:t>
      </w:r>
      <w:r w:rsidR="00FB3E6E">
        <w:rPr>
          <w:rFonts w:eastAsiaTheme="minorEastAsia"/>
        </w:rPr>
        <w:t>В най</w:t>
      </w:r>
      <w:r w:rsidR="003D3667">
        <w:rPr>
          <w:rFonts w:eastAsiaTheme="minorEastAsia"/>
        </w:rPr>
        <w:t>-оп</w:t>
      </w:r>
      <w:r w:rsidR="00FB3E6E">
        <w:rPr>
          <w:rFonts w:eastAsiaTheme="minorEastAsia"/>
        </w:rPr>
        <w:t>рост</w:t>
      </w:r>
      <w:r w:rsidR="003D3667">
        <w:rPr>
          <w:rFonts w:eastAsiaTheme="minorEastAsia"/>
        </w:rPr>
        <w:t>ен</w:t>
      </w:r>
      <w:r w:rsidR="00FB3E6E">
        <w:rPr>
          <w:rFonts w:eastAsiaTheme="minorEastAsia"/>
        </w:rPr>
        <w:t xml:space="preserve"> вид промяната на теглата се дава с формул</w:t>
      </w:r>
      <w:r w:rsidR="00E20E7F">
        <w:rPr>
          <w:rFonts w:eastAsiaTheme="minorEastAsia"/>
        </w:rPr>
        <w:t>ите</w:t>
      </w:r>
      <w:r w:rsidR="002C513F" w:rsidRPr="002C513F">
        <w:rPr>
          <w:rFonts w:eastAsiaTheme="minorEastAsia"/>
        </w:rPr>
        <w:t xml:space="preserve"> (</w:t>
      </w:r>
      <w:r w:rsidR="002C513F">
        <w:rPr>
          <w:rFonts w:eastAsiaTheme="minorEastAsia"/>
        </w:rPr>
        <w:t>вж.</w:t>
      </w:r>
      <w:r w:rsidR="002C513F" w:rsidRPr="002C513F">
        <w:rPr>
          <w:rFonts w:eastAsiaTheme="minorEastAsia"/>
        </w:rPr>
        <w:t>[6]</w:t>
      </w:r>
      <w:r w:rsidR="00DB67A5">
        <w:rPr>
          <w:rFonts w:eastAsiaTheme="minorEastAsia"/>
        </w:rPr>
        <w:t xml:space="preserve"> глава </w:t>
      </w:r>
      <w:r w:rsidR="00DB67A5">
        <w:rPr>
          <w:rFonts w:eastAsiaTheme="minorEastAsia"/>
        </w:rPr>
        <w:t>19.2.2</w:t>
      </w:r>
      <w:r w:rsidR="002C513F" w:rsidRPr="002C513F">
        <w:rPr>
          <w:rFonts w:eastAsiaTheme="minorEastAsia"/>
        </w:rPr>
        <w:t>)</w:t>
      </w:r>
      <w:r w:rsidR="00FB3E6E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054"/>
      </w:tblGrid>
      <w:tr w:rsidR="00115875" w14:paraId="3DC52686" w14:textId="77777777" w:rsidTr="002C513F">
        <w:tc>
          <w:tcPr>
            <w:tcW w:w="8188" w:type="dxa"/>
          </w:tcPr>
          <w:p w14:paraId="7505E419" w14:textId="77777777" w:rsidR="00115875" w:rsidRPr="00115875" w:rsidRDefault="00115875" w:rsidP="00115875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55ABA85C" w14:textId="77777777" w:rsidR="00115875" w:rsidRDefault="00115875" w:rsidP="00516561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3566A498" w14:textId="01E08CC4" w:rsidR="00115875" w:rsidRPr="00115875" w:rsidRDefault="00115875" w:rsidP="002C513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115875" w14:paraId="0C03358F" w14:textId="77777777" w:rsidTr="002C513F">
        <w:tc>
          <w:tcPr>
            <w:tcW w:w="8188" w:type="dxa"/>
          </w:tcPr>
          <w:p w14:paraId="416CDBA4" w14:textId="5F4B82E7" w:rsidR="00115875" w:rsidRPr="00115875" w:rsidRDefault="00115875" w:rsidP="00115875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4F63AB36" w14:textId="50EC6197" w:rsidR="00115875" w:rsidRDefault="00115875" w:rsidP="00516561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3DAC09DD" w14:textId="3A756CED" w:rsidR="00115875" w:rsidRPr="00115875" w:rsidRDefault="00115875" w:rsidP="002C513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7E4256EB" w14:textId="7DBFD464" w:rsidR="00447024" w:rsidRPr="00447024" w:rsidRDefault="00447024" w:rsidP="00516561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представляват силата на промяната на теглата</w:t>
      </w:r>
      <w:r w:rsidR="004E7539">
        <w:rPr>
          <w:rFonts w:eastAsiaTheme="minorEastAsia"/>
        </w:rPr>
        <w:t xml:space="preserve">, </w:t>
      </w:r>
      <w:r w:rsidR="004E7539">
        <w:rPr>
          <w:rFonts w:eastAsiaTheme="minorEastAsia" w:cs="Times New Roman"/>
        </w:rPr>
        <w:t>τ</w:t>
      </w:r>
      <w:r w:rsidR="004E7539" w:rsidRPr="004E7539">
        <w:rPr>
          <w:rFonts w:eastAsiaTheme="minorEastAsia"/>
          <w:vertAlign w:val="subscript"/>
        </w:rPr>
        <w:t>+</w:t>
      </w:r>
      <w:r w:rsidR="004E7539">
        <w:rPr>
          <w:rFonts w:eastAsiaTheme="minorEastAsia"/>
        </w:rPr>
        <w:t xml:space="preserve"> и </w:t>
      </w:r>
      <w:r w:rsidR="004E7539">
        <w:rPr>
          <w:rFonts w:eastAsiaTheme="minorEastAsia" w:cs="Times New Roman"/>
        </w:rPr>
        <w:t>τ</w:t>
      </w:r>
      <w:r w:rsidR="004E7539" w:rsidRPr="004E7539">
        <w:rPr>
          <w:rFonts w:eastAsiaTheme="minorEastAsia"/>
          <w:vertAlign w:val="subscript"/>
        </w:rPr>
        <w:t>-</w:t>
      </w:r>
      <w:r w:rsidR="004E7539">
        <w:rPr>
          <w:rFonts w:eastAsiaTheme="minorEastAsia"/>
        </w:rPr>
        <w:t xml:space="preserve"> са константи а </w:t>
      </w:r>
      <w:r w:rsidR="004E7539">
        <w:rPr>
          <w:rFonts w:eastAsiaTheme="minorEastAsia"/>
          <w:lang w:val="en-US"/>
        </w:rPr>
        <w:t>w</w:t>
      </w:r>
      <w:r w:rsidR="004E7539" w:rsidRPr="004E7539">
        <w:rPr>
          <w:rFonts w:eastAsiaTheme="minorEastAsia"/>
        </w:rPr>
        <w:t xml:space="preserve"> </w:t>
      </w:r>
      <w:r w:rsidR="004E7539">
        <w:rPr>
          <w:rFonts w:eastAsiaTheme="minorEastAsia"/>
        </w:rPr>
        <w:t xml:space="preserve">е теглото на синаптичната връзка. </w:t>
      </w:r>
      <w:r>
        <w:rPr>
          <w:rFonts w:eastAsiaTheme="minorEastAsia"/>
        </w:rPr>
        <w:t>Сигнали, които имат далечни по време импулси</w:t>
      </w:r>
      <w:r w:rsidR="00DB67A5">
        <w:rPr>
          <w:rFonts w:eastAsiaTheme="minorEastAsia"/>
        </w:rPr>
        <w:t>,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>допринасят много малко към обучението заради експоненциално</w:t>
      </w:r>
      <w:r w:rsidR="00DB67A5">
        <w:rPr>
          <w:rFonts w:eastAsiaTheme="minorEastAsia"/>
        </w:rPr>
        <w:t>-</w:t>
      </w:r>
      <w:r>
        <w:rPr>
          <w:rFonts w:eastAsiaTheme="minorEastAsia"/>
        </w:rPr>
        <w:t>намаляващата зависимост</w:t>
      </w:r>
      <w:r w:rsidR="00DB67A5">
        <w:rPr>
          <w:rFonts w:eastAsiaTheme="minorEastAsia"/>
        </w:rPr>
        <w:t>,</w:t>
      </w:r>
      <w:r>
        <w:rPr>
          <w:rFonts w:eastAsiaTheme="minorEastAsia"/>
        </w:rPr>
        <w:t xml:space="preserve">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>.</w:t>
      </w:r>
      <w:r w:rsidR="004E7539">
        <w:rPr>
          <w:rFonts w:eastAsiaTheme="minorEastAsia"/>
        </w:rPr>
        <w:t xml:space="preserve"> </w:t>
      </w:r>
    </w:p>
    <w:p w14:paraId="53BD847D" w14:textId="05972DCD" w:rsidR="00115875" w:rsidRDefault="003D3667" w:rsidP="0051656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Активирането на пластична активност може да бъде с външен невромодулатор, който се </w:t>
      </w:r>
      <w:r w:rsidR="00A26687">
        <w:rPr>
          <w:rFonts w:eastAsiaTheme="minorEastAsia"/>
        </w:rPr>
        <w:t xml:space="preserve">излива </w:t>
      </w:r>
      <w:r>
        <w:rPr>
          <w:rFonts w:eastAsiaTheme="minorEastAsia"/>
        </w:rPr>
        <w:t xml:space="preserve">извън клетките. Има такъв </w:t>
      </w:r>
      <w:r w:rsidR="004E7539">
        <w:rPr>
          <w:rFonts w:eastAsiaTheme="minorEastAsia"/>
        </w:rPr>
        <w:t xml:space="preserve">биологичен </w:t>
      </w:r>
      <w:r>
        <w:rPr>
          <w:rFonts w:eastAsiaTheme="minorEastAsia"/>
        </w:rPr>
        <w:t>механизъм в бозаиниците и други животни.</w:t>
      </w:r>
      <w:r>
        <w:rPr>
          <w:rFonts w:eastAsiaTheme="minorEastAsia"/>
        </w:rPr>
        <w:t xml:space="preserve"> Наличието на невромодулатор около синапсите се нарича обемен трансмитер. Самото активиране на протокол</w:t>
      </w:r>
      <w:r w:rsidR="00A26687">
        <w:rPr>
          <w:rFonts w:eastAsiaTheme="minorEastAsia"/>
        </w:rPr>
        <w:t>а</w:t>
      </w:r>
      <w:r>
        <w:rPr>
          <w:rFonts w:eastAsiaTheme="minorEastAsia"/>
        </w:rPr>
        <w:t xml:space="preserve"> за обучение е обяснено нагледно на следващата </w:t>
      </w:r>
      <w:r>
        <w:t>ф</w:t>
      </w:r>
      <w:r>
        <w:t>иг.5.3.2</w:t>
      </w:r>
      <w:r>
        <w:t>.</w:t>
      </w:r>
    </w:p>
    <w:p w14:paraId="576D4371" w14:textId="7B734C43" w:rsidR="009634C7" w:rsidRDefault="009634C7" w:rsidP="009634C7">
      <w:pPr>
        <w:jc w:val="center"/>
      </w:pPr>
      <w:r w:rsidRPr="009634C7">
        <w:drawing>
          <wp:inline distT="0" distB="0" distL="0" distR="0" wp14:anchorId="1419F3EA" wp14:editId="29F4B2B4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8FFE" w14:textId="279EDA3D" w:rsidR="009634C7" w:rsidRDefault="009634C7" w:rsidP="009634C7">
      <w:pPr>
        <w:pStyle w:val="Quote"/>
      </w:pPr>
      <w:r>
        <w:t>Фиг.5.3.</w:t>
      </w:r>
      <w:r w:rsidR="00915913">
        <w:t>2</w:t>
      </w:r>
      <w:r>
        <w:t xml:space="preserve"> Обемно подаване на невротрансмитер. </w:t>
      </w:r>
      <w:r w:rsidR="00F37573">
        <w:t>„</w:t>
      </w:r>
      <w:proofErr w:type="spellStart"/>
      <w:r w:rsidR="00F37573">
        <w:rPr>
          <w:lang w:val="en-US"/>
        </w:rPr>
        <w:t>neuromodulatory</w:t>
      </w:r>
      <w:proofErr w:type="spellEnd"/>
      <w:r w:rsidR="00F37573" w:rsidRPr="00F37573">
        <w:t xml:space="preserve"> </w:t>
      </w:r>
      <w:r w:rsidR="00F37573">
        <w:rPr>
          <w:lang w:val="en-US"/>
        </w:rPr>
        <w:t>axon</w:t>
      </w:r>
      <w:r w:rsidR="00F37573">
        <w:t>“ – невромодулаторни аксони, „</w:t>
      </w:r>
      <w:r w:rsidR="00F37573">
        <w:rPr>
          <w:lang w:val="en-US"/>
        </w:rPr>
        <w:t>pre</w:t>
      </w:r>
      <w:r w:rsidR="00F37573">
        <w:t>“ – аксон от предхождащ неврон,</w:t>
      </w:r>
      <w:r w:rsidR="00F37573" w:rsidRPr="00F37573">
        <w:t xml:space="preserve"> </w:t>
      </w:r>
      <w:r w:rsidR="00F37573">
        <w:t>„</w:t>
      </w:r>
      <w:r w:rsidR="00F37573">
        <w:rPr>
          <w:lang w:val="en-US"/>
        </w:rPr>
        <w:t>post</w:t>
      </w:r>
      <w:r w:rsidR="00F37573" w:rsidRPr="00F37573">
        <w:t>”</w:t>
      </w:r>
      <w:r w:rsidR="00F37573"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="00F37573" w:rsidRPr="00F37573">
        <w:t>[7].</w:t>
      </w:r>
    </w:p>
    <w:p w14:paraId="4DBA7EB4" w14:textId="1CBE5576" w:rsidR="00447024" w:rsidRDefault="003D3667" w:rsidP="00447024">
      <w:r>
        <w:t xml:space="preserve">Така обучението на пластичните синапси се контролира посредством друга група от невромодулиращи неврони. Подобен механизъм </w:t>
      </w:r>
      <w:r w:rsidR="004E7539">
        <w:t xml:space="preserve">за активиране на протокола </w:t>
      </w:r>
      <w:r w:rsidR="004E7539">
        <w:rPr>
          <w:lang w:val="en-US"/>
        </w:rPr>
        <w:t>STDP</w:t>
      </w:r>
      <w:r w:rsidR="004E7539"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 xml:space="preserve">). </w:t>
      </w:r>
      <w:r w:rsidR="00046ED2">
        <w:t>С този механизъм обучението е не само на база на пресинаптичните и постсинаптичните неврони, но и на трети невромодулаторен сигнал.</w:t>
      </w:r>
      <w:r w:rsidR="005B7398" w:rsidRPr="005B7398">
        <w:t xml:space="preserve"> </w:t>
      </w:r>
      <w:r w:rsidR="005B7398">
        <w:t xml:space="preserve">Моделът в симулатора </w:t>
      </w:r>
      <w:r w:rsidR="005B7398">
        <w:rPr>
          <w:lang w:val="en-US"/>
        </w:rPr>
        <w:t>NEST</w:t>
      </w:r>
      <w:r w:rsidR="005B7398">
        <w:t xml:space="preserve">, който представя обучаемите синапси с механизъм </w:t>
      </w:r>
      <w:r w:rsidR="005B7398">
        <w:rPr>
          <w:lang w:val="en-US"/>
        </w:rPr>
        <w:t>STDP</w:t>
      </w:r>
      <w:r w:rsidR="005B7398">
        <w:t xml:space="preserve"> и поддържа обемен трансмитер, като трети сигнал се нарича „</w:t>
      </w:r>
      <w:r w:rsidR="005B7398" w:rsidRPr="00447024">
        <w:rPr>
          <w:b/>
          <w:bCs/>
        </w:rPr>
        <w:t>stdp_dopamine_synapse</w:t>
      </w:r>
      <w:r w:rsidR="005B7398">
        <w:t>“.</w:t>
      </w:r>
      <w:r w:rsidR="00447024">
        <w:t xml:space="preserve"> </w:t>
      </w:r>
      <w:r w:rsidR="00447024">
        <w:t xml:space="preserve">Параметрите по подразбиране на </w:t>
      </w:r>
      <w:r w:rsidR="00447024" w:rsidRPr="00CD1CF9">
        <w:t>'stdp_dopamine_synapse'</w:t>
      </w:r>
      <w:r w:rsidR="00447024">
        <w:t xml:space="preserve"> могат да бъдат отпечатани с кода: </w:t>
      </w:r>
      <w:r w:rsidR="00447024" w:rsidRPr="00CD1CF9">
        <w:t>nest.GetDefaults('stdp_dopamine_synapse')</w:t>
      </w:r>
      <w:r w:rsidR="0044702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7024" w14:paraId="7BAE5149" w14:textId="77777777" w:rsidTr="00DC60BA">
        <w:tc>
          <w:tcPr>
            <w:tcW w:w="9016" w:type="dxa"/>
          </w:tcPr>
          <w:p w14:paraId="069B903E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1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1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7849F8">
              <w:rPr>
                <w:color w:val="000000"/>
                <w:sz w:val="21"/>
                <w:szCs w:val="21"/>
                <w:lang w:val="bg-BG"/>
                <w:rPrChange w:id="1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7849F8">
              <w:rPr>
                <w:color w:val="000000"/>
                <w:sz w:val="21"/>
                <w:szCs w:val="21"/>
                <w:lang w:val="bg-BG"/>
                <w:rPrChange w:id="1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1.5,</w:t>
            </w:r>
          </w:p>
          <w:p w14:paraId="18F94DA1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16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17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7849F8">
              <w:rPr>
                <w:color w:val="000000"/>
                <w:sz w:val="21"/>
                <w:szCs w:val="21"/>
                <w:lang w:val="bg-BG"/>
                <w:rPrChange w:id="18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7849F8">
              <w:rPr>
                <w:color w:val="000000"/>
                <w:sz w:val="21"/>
                <w:szCs w:val="21"/>
                <w:lang w:val="bg-BG"/>
                <w:rPrChange w:id="19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1.0,</w:t>
            </w:r>
          </w:p>
          <w:p w14:paraId="2F23C852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0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1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7849F8">
              <w:rPr>
                <w:color w:val="000000"/>
                <w:sz w:val="21"/>
                <w:szCs w:val="21"/>
                <w:lang w:val="bg-BG"/>
                <w:rPrChange w:id="2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0.0,</w:t>
            </w:r>
          </w:p>
          <w:p w14:paraId="0AC8B96D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517E3096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711AC7DA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2B71DC79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A23E58C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5E2A12A9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0F1ABF54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102ABC81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528E632D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3B7F85AC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637E689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7849F8">
              <w:rPr>
                <w:color w:val="000000"/>
                <w:sz w:val="21"/>
                <w:szCs w:val="21"/>
                <w:lang w:val="bg-BG"/>
                <w:rPrChange w:id="2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7849F8">
              <w:rPr>
                <w:color w:val="000000"/>
                <w:sz w:val="21"/>
                <w:szCs w:val="21"/>
                <w:lang w:val="bg-BG"/>
                <w:rPrChange w:id="26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7849F8">
              <w:rPr>
                <w:color w:val="000000"/>
                <w:sz w:val="21"/>
                <w:szCs w:val="21"/>
                <w:lang w:val="bg-BG"/>
                <w:rPrChange w:id="27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200.0,</w:t>
            </w:r>
          </w:p>
          <w:p w14:paraId="4993E172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8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9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7849F8">
              <w:rPr>
                <w:color w:val="000000"/>
                <w:sz w:val="21"/>
                <w:szCs w:val="21"/>
                <w:lang w:val="bg-BG"/>
                <w:rPrChange w:id="30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7849F8">
              <w:rPr>
                <w:color w:val="000000"/>
                <w:sz w:val="21"/>
                <w:szCs w:val="21"/>
                <w:lang w:val="bg-BG"/>
                <w:rPrChange w:id="31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20.0,</w:t>
            </w:r>
          </w:p>
          <w:p w14:paraId="493CBDC9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3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3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7849F8">
              <w:rPr>
                <w:color w:val="000000"/>
                <w:sz w:val="21"/>
                <w:szCs w:val="21"/>
                <w:lang w:val="bg-BG"/>
                <w:rPrChange w:id="3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-1,</w:t>
            </w:r>
          </w:p>
          <w:p w14:paraId="3A49AD06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3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377F9353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3443B051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3CFF31C" w14:textId="77777777" w:rsidR="00447024" w:rsidRPr="00CD1CF9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69714EBC" w14:textId="77777777" w:rsidR="00447024" w:rsidRDefault="00447024" w:rsidP="00447024">
      <w:pPr>
        <w:pStyle w:val="Quote"/>
      </w:pPr>
      <w:r>
        <w:lastRenderedPageBreak/>
        <w:t xml:space="preserve">Таблица 6.3.2 Параметри по подразбиране за модела </w:t>
      </w:r>
      <w:r w:rsidRPr="00CD1CF9">
        <w:t>'stdp_dopamine_synapse'</w:t>
      </w:r>
    </w:p>
    <w:p w14:paraId="3AE66DD2" w14:textId="77777777" w:rsidR="00447024" w:rsidRDefault="00447024" w:rsidP="00447024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</w:t>
      </w:r>
      <w:commentRangeStart w:id="36"/>
      <w:r>
        <w:t>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447024" w14:paraId="13DB5024" w14:textId="77777777" w:rsidTr="00DC60BA">
        <w:tc>
          <w:tcPr>
            <w:tcW w:w="1413" w:type="dxa"/>
          </w:tcPr>
          <w:p w14:paraId="350FDDDE" w14:textId="77777777" w:rsidR="00447024" w:rsidRDefault="00447024" w:rsidP="00DC60BA">
            <w:r>
              <w:t>Име на параметъра</w:t>
            </w:r>
          </w:p>
        </w:tc>
        <w:tc>
          <w:tcPr>
            <w:tcW w:w="7513" w:type="dxa"/>
          </w:tcPr>
          <w:p w14:paraId="3CBF598D" w14:textId="77777777" w:rsidR="00447024" w:rsidRDefault="00447024" w:rsidP="00DC60BA">
            <w:r>
              <w:t>Значение</w:t>
            </w:r>
          </w:p>
        </w:tc>
      </w:tr>
      <w:tr w:rsidR="00447024" w14:paraId="507E9C1D" w14:textId="77777777" w:rsidTr="00DC60BA">
        <w:tc>
          <w:tcPr>
            <w:tcW w:w="1413" w:type="dxa"/>
          </w:tcPr>
          <w:p w14:paraId="5F9E275A" w14:textId="77777777" w:rsidR="00447024" w:rsidRDefault="00447024" w:rsidP="00DC60BA">
            <w:r w:rsidRPr="002A337F">
              <w:t>A_plus</w:t>
            </w:r>
          </w:p>
        </w:tc>
        <w:tc>
          <w:tcPr>
            <w:tcW w:w="7513" w:type="dxa"/>
          </w:tcPr>
          <w:p w14:paraId="5158A354" w14:textId="5A20380B" w:rsidR="00447024" w:rsidRDefault="00447024" w:rsidP="00DC60BA">
            <w:r>
              <w:t xml:space="preserve">Мултипликатор за положително обучение, когато </w:t>
            </w:r>
            <w:r w:rsidR="00A26687">
              <w:t xml:space="preserve">пресинаптичният импулс </w:t>
            </w:r>
            <w:r>
              <w:t>изпреварва</w:t>
            </w:r>
            <w:r w:rsidR="00A26687">
              <w:t xml:space="preserve"> по време постсинаптичния импулс</w:t>
            </w:r>
            <w:r>
              <w:t xml:space="preserve"> за два свързани неврона.</w:t>
            </w:r>
          </w:p>
        </w:tc>
      </w:tr>
      <w:tr w:rsidR="00447024" w14:paraId="20AF99F7" w14:textId="77777777" w:rsidTr="00DC60BA">
        <w:tc>
          <w:tcPr>
            <w:tcW w:w="1413" w:type="dxa"/>
          </w:tcPr>
          <w:p w14:paraId="2437F322" w14:textId="77777777" w:rsidR="00447024" w:rsidRDefault="00447024" w:rsidP="00DC60BA">
            <w:r w:rsidRPr="002A337F">
              <w:t>A_minus</w:t>
            </w:r>
          </w:p>
        </w:tc>
        <w:tc>
          <w:tcPr>
            <w:tcW w:w="7513" w:type="dxa"/>
          </w:tcPr>
          <w:p w14:paraId="117716BA" w14:textId="27EE2686" w:rsidR="00447024" w:rsidRDefault="00447024" w:rsidP="00DC60BA">
            <w:r>
              <w:t xml:space="preserve">Мултипликатор за отрицателно обучение, </w:t>
            </w:r>
            <w:r w:rsidR="00552956">
              <w:t>когато пресинаптичният импулс изпреварва по време постсинаптичния импулс за два свързани неврона.</w:t>
            </w:r>
          </w:p>
        </w:tc>
      </w:tr>
      <w:tr w:rsidR="00447024" w14:paraId="4849B8F7" w14:textId="77777777" w:rsidTr="00DC60BA">
        <w:tc>
          <w:tcPr>
            <w:tcW w:w="1413" w:type="dxa"/>
          </w:tcPr>
          <w:p w14:paraId="0BB25BA5" w14:textId="77777777" w:rsidR="00447024" w:rsidRDefault="00447024" w:rsidP="00DC60BA">
            <w:r w:rsidRPr="00A74DB7">
              <w:t>tau_plus</w:t>
            </w:r>
          </w:p>
        </w:tc>
        <w:tc>
          <w:tcPr>
            <w:tcW w:w="7513" w:type="dxa"/>
          </w:tcPr>
          <w:p w14:paraId="54728449" w14:textId="77777777" w:rsidR="00447024" w:rsidRPr="007849F8" w:rsidRDefault="00447024" w:rsidP="00DC60BA">
            <w:pPr>
              <w:rPr>
                <w:rPrChange w:id="37" w:author="borkox" w:date="2023-02-21T07:37:00Z">
                  <w:rPr>
                    <w:lang w:val="en-US"/>
                  </w:rPr>
                </w:rPrChange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 w:rsidRPr="007849F8">
              <w:rPr>
                <w:rPrChange w:id="38" w:author="borkox" w:date="2023-02-21T07:37:00Z">
                  <w:rPr>
                    <w:lang w:val="en-US"/>
                  </w:rPr>
                </w:rPrChange>
              </w:rPr>
              <w:t>[7]</w:t>
            </w:r>
          </w:p>
        </w:tc>
      </w:tr>
      <w:tr w:rsidR="00447024" w14:paraId="24B344CD" w14:textId="77777777" w:rsidTr="00DC60BA">
        <w:tc>
          <w:tcPr>
            <w:tcW w:w="1413" w:type="dxa"/>
          </w:tcPr>
          <w:p w14:paraId="4F49AA68" w14:textId="77777777" w:rsidR="00447024" w:rsidRDefault="00447024" w:rsidP="00DC60BA">
            <w:r w:rsidRPr="00A74DB7">
              <w:t>tau_c</w:t>
            </w:r>
          </w:p>
        </w:tc>
        <w:tc>
          <w:tcPr>
            <w:tcW w:w="7513" w:type="dxa"/>
          </w:tcPr>
          <w:p w14:paraId="581B26FB" w14:textId="77777777" w:rsidR="00447024" w:rsidRPr="00A74DB7" w:rsidRDefault="00447024" w:rsidP="00DC60BA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447024" w14:paraId="3DA7541C" w14:textId="77777777" w:rsidTr="00DC60BA">
        <w:tc>
          <w:tcPr>
            <w:tcW w:w="1413" w:type="dxa"/>
          </w:tcPr>
          <w:p w14:paraId="0C63293E" w14:textId="77777777" w:rsidR="00447024" w:rsidRPr="00A74DB7" w:rsidRDefault="00447024" w:rsidP="00DC60BA">
            <w:r w:rsidRPr="00A74DB7">
              <w:t>tau_n</w:t>
            </w:r>
          </w:p>
        </w:tc>
        <w:tc>
          <w:tcPr>
            <w:tcW w:w="7513" w:type="dxa"/>
          </w:tcPr>
          <w:p w14:paraId="5331EEE9" w14:textId="77777777" w:rsidR="00447024" w:rsidRDefault="00447024" w:rsidP="00DC60BA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447024" w14:paraId="1C49655F" w14:textId="77777777" w:rsidTr="00DC60BA">
        <w:tc>
          <w:tcPr>
            <w:tcW w:w="1413" w:type="dxa"/>
          </w:tcPr>
          <w:p w14:paraId="57528C7D" w14:textId="77777777" w:rsidR="00447024" w:rsidRPr="00A74DB7" w:rsidRDefault="00447024" w:rsidP="00DC60BA">
            <w:r w:rsidRPr="00A74DB7">
              <w:t>b</w:t>
            </w:r>
          </w:p>
        </w:tc>
        <w:tc>
          <w:tcPr>
            <w:tcW w:w="7513" w:type="dxa"/>
          </w:tcPr>
          <w:p w14:paraId="14E47AD8" w14:textId="77777777" w:rsidR="00447024" w:rsidRPr="00A31492" w:rsidRDefault="00447024" w:rsidP="00DC60BA">
            <w:r>
              <w:t>Допаминова базова концентрация</w:t>
            </w:r>
          </w:p>
        </w:tc>
      </w:tr>
      <w:tr w:rsidR="00447024" w14:paraId="30D1332E" w14:textId="77777777" w:rsidTr="00DC60BA">
        <w:tc>
          <w:tcPr>
            <w:tcW w:w="1413" w:type="dxa"/>
          </w:tcPr>
          <w:p w14:paraId="46C2AA21" w14:textId="77777777" w:rsidR="00447024" w:rsidRPr="00A74DB7" w:rsidRDefault="00447024" w:rsidP="00DC60BA">
            <w:r w:rsidRPr="00A74DB7">
              <w:t>Wmin</w:t>
            </w:r>
          </w:p>
        </w:tc>
        <w:tc>
          <w:tcPr>
            <w:tcW w:w="7513" w:type="dxa"/>
          </w:tcPr>
          <w:p w14:paraId="35058BCE" w14:textId="77777777" w:rsidR="00447024" w:rsidRDefault="00447024" w:rsidP="00DC60BA">
            <w:r>
              <w:t>Минимални тегла на обучаемите синапси</w:t>
            </w:r>
          </w:p>
        </w:tc>
      </w:tr>
      <w:tr w:rsidR="00447024" w14:paraId="7776ADCF" w14:textId="77777777" w:rsidTr="00DC60BA">
        <w:tc>
          <w:tcPr>
            <w:tcW w:w="1413" w:type="dxa"/>
          </w:tcPr>
          <w:p w14:paraId="64A54147" w14:textId="77777777" w:rsidR="00447024" w:rsidRPr="00A74DB7" w:rsidRDefault="00447024" w:rsidP="00DC60BA">
            <w:r w:rsidRPr="00A74DB7">
              <w:t>Wmax</w:t>
            </w:r>
          </w:p>
        </w:tc>
        <w:tc>
          <w:tcPr>
            <w:tcW w:w="7513" w:type="dxa"/>
          </w:tcPr>
          <w:p w14:paraId="32C62B44" w14:textId="77777777" w:rsidR="00447024" w:rsidRDefault="00447024" w:rsidP="00DC60BA">
            <w:r>
              <w:t>Максимални тегла на обучаемите синапси</w:t>
            </w:r>
          </w:p>
        </w:tc>
      </w:tr>
    </w:tbl>
    <w:p w14:paraId="14271A46" w14:textId="1EF6E3CC" w:rsidR="003D3667" w:rsidRPr="005B7398" w:rsidRDefault="00447024" w:rsidP="00552956">
      <w:pPr>
        <w:pStyle w:val="Quote"/>
      </w:pPr>
      <w:r>
        <w:t>Таблица 6.3.3 По-важните параметри за допаминови синапси и техните описания</w:t>
      </w:r>
      <w:commentRangeEnd w:id="36"/>
      <w:r>
        <w:rPr>
          <w:rStyle w:val="CommentReference"/>
          <w:i w:val="0"/>
          <w:iCs w:val="0"/>
        </w:rPr>
        <w:commentReference w:id="36"/>
      </w:r>
    </w:p>
    <w:p w14:paraId="6DC67376" w14:textId="3FD2F04F" w:rsidR="002F3546" w:rsidRDefault="002F3546" w:rsidP="002F3546">
      <w:pPr>
        <w:pStyle w:val="Heading2"/>
      </w:pPr>
      <w:bookmarkStart w:id="39" w:name="_Toc128120585"/>
      <w:r>
        <w:t>5.</w:t>
      </w:r>
      <w:r w:rsidR="004E6DF8">
        <w:t>4</w:t>
      </w:r>
      <w:r>
        <w:t xml:space="preserve"> Постановка </w:t>
      </w:r>
      <w:r w:rsidR="003779B8">
        <w:t xml:space="preserve">за решаване </w:t>
      </w:r>
      <w:r>
        <w:t xml:space="preserve">на </w:t>
      </w:r>
      <w:commentRangeStart w:id="40"/>
      <w:r>
        <w:t>задачата</w:t>
      </w:r>
      <w:commentRangeEnd w:id="40"/>
      <w:r w:rsidR="003472CF">
        <w:rPr>
          <w:rStyle w:val="CommentReference"/>
          <w:rFonts w:eastAsiaTheme="minorHAnsi" w:cstheme="minorBidi"/>
        </w:rPr>
        <w:commentReference w:id="40"/>
      </w:r>
      <w:bookmarkEnd w:id="39"/>
    </w:p>
    <w:p w14:paraId="2F139161" w14:textId="16717C8F" w:rsidR="003472CF" w:rsidRPr="000F22DF" w:rsidRDefault="00552956" w:rsidP="00DA29DF">
      <w:pPr>
        <w:rPr>
          <w:rFonts w:eastAsiaTheme="minorEastAsia"/>
        </w:rPr>
      </w:pPr>
      <w:r>
        <w:t>Най-забележимата допирна точка на обучението по метода на поощрение-наказани</w:t>
      </w:r>
      <w:r w:rsidR="00767E3F">
        <w:t>е</w:t>
      </w:r>
      <w:r>
        <w:t xml:space="preserve"> и невронауката е дълбоката химическа връзка на допамина, заложена при бозайниците. Допаминът отговаря за преноса на времевата грешка </w:t>
      </w:r>
      <w:r w:rsidRPr="00552956">
        <w:t>(</w:t>
      </w:r>
      <w:r>
        <w:rPr>
          <w:lang w:val="en-US"/>
        </w:rPr>
        <w:t>TD</w:t>
      </w:r>
      <w:r w:rsidRPr="00552956">
        <w:t xml:space="preserve">) </w:t>
      </w:r>
      <w:r>
        <w:t xml:space="preserve">до съответните структури на мозъка, къде се извършва обучение и се взема решение за по-нататъчно действие. Тук </w:t>
      </w:r>
      <w:r>
        <w:lastRenderedPageBreak/>
        <w:t>трябва да правим разлика между</w:t>
      </w:r>
      <w:r w:rsidRPr="00552956">
        <w:t xml:space="preserve"> </w:t>
      </w:r>
      <w:r>
        <w:t>реинфорсмънт сигнал и сигнал на наградата.</w:t>
      </w:r>
      <w:r w:rsidR="00A07BED">
        <w:t xml:space="preserve"> За методите основани на времевата грешка във време </w:t>
      </w:r>
      <w:r w:rsidR="00A07BED">
        <w:rPr>
          <w:lang w:val="en-US"/>
        </w:rPr>
        <w:t>t</w:t>
      </w:r>
      <w:r w:rsidR="00A07BED">
        <w:t xml:space="preserve"> тя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</m:d>
      </m:oMath>
      <w:r w:rsidR="00F771F6" w:rsidRPr="00F771F6">
        <w:rPr>
          <w:rFonts w:eastAsiaTheme="minorEastAsia"/>
        </w:rPr>
        <w:t>.</w:t>
      </w:r>
      <w:r w:rsidR="00B4321C" w:rsidRPr="00B4321C">
        <w:rPr>
          <w:rFonts w:eastAsiaTheme="minorEastAsia"/>
        </w:rPr>
        <w:t xml:space="preserve"> </w:t>
      </w:r>
      <w:r w:rsidR="00B4321C">
        <w:rPr>
          <w:rFonts w:eastAsiaTheme="minorEastAsia"/>
        </w:rPr>
        <w:t xml:space="preserve">Алгоритмите актьор-критика научават и двете, и политиката за актьора и функциите за очаквана награда. „Актьорът“ е компонент, който научава политиката на действие, а „критиката“ е компонент, който научава да „критикува“ текущо следваната политика от „актьора“. Критиката използва времевата грешка </w:t>
      </w:r>
      <w:r w:rsidR="00B4321C" w:rsidRPr="00B4321C">
        <w:rPr>
          <w:rFonts w:eastAsiaTheme="minorEastAsia"/>
        </w:rPr>
        <w:t>(</w:t>
      </w:r>
      <w:r w:rsidR="00B4321C">
        <w:rPr>
          <w:rFonts w:eastAsiaTheme="minorEastAsia"/>
          <w:lang w:val="en-US"/>
        </w:rPr>
        <w:t>TD</w:t>
      </w:r>
      <w:r w:rsidR="00B4321C" w:rsidRPr="00B4321C">
        <w:rPr>
          <w:rFonts w:eastAsiaTheme="minorEastAsia"/>
        </w:rPr>
        <w:t xml:space="preserve">) </w:t>
      </w:r>
      <w:r w:rsidR="00B4321C">
        <w:rPr>
          <w:rFonts w:eastAsiaTheme="minorEastAsia"/>
        </w:rPr>
        <w:t>за да апроксимира функция за състояние-действие</w:t>
      </w:r>
      <w:r w:rsidR="00B4321C" w:rsidRPr="00B4321C">
        <w:rPr>
          <w:rFonts w:eastAsiaTheme="minorEastAsia"/>
        </w:rPr>
        <w:t xml:space="preserve"> </w:t>
      </w:r>
      <w:r w:rsidR="00B4321C">
        <w:rPr>
          <w:rFonts w:eastAsiaTheme="minorEastAsia"/>
        </w:rPr>
        <w:t>за текущата политика (</w:t>
      </w:r>
      <w:r w:rsidR="00B4321C">
        <w:rPr>
          <w:rFonts w:eastAsiaTheme="minorEastAsia"/>
          <w:lang w:val="en-US"/>
        </w:rPr>
        <w:t>q</w:t>
      </w:r>
      <w:r w:rsidR="00B4321C" w:rsidRPr="00B4321C">
        <w:rPr>
          <w:rFonts w:eastAsiaTheme="minorEastAsia" w:cs="Times New Roman"/>
          <w:vertAlign w:val="subscript"/>
          <w:lang w:val="en-US"/>
        </w:rPr>
        <w:t>π</w:t>
      </w:r>
      <w:r w:rsidR="00B4321C" w:rsidRPr="00B4321C">
        <w:rPr>
          <w:rFonts w:eastAsiaTheme="minorEastAsia"/>
        </w:rPr>
        <w:t>(</w:t>
      </w:r>
      <w:r w:rsidR="00B4321C">
        <w:rPr>
          <w:rFonts w:eastAsiaTheme="minorEastAsia"/>
          <w:lang w:val="en-US"/>
        </w:rPr>
        <w:t>s</w:t>
      </w:r>
      <w:r w:rsidR="00B4321C" w:rsidRPr="00B4321C">
        <w:rPr>
          <w:rFonts w:eastAsiaTheme="minorEastAsia"/>
        </w:rPr>
        <w:t>,</w:t>
      </w:r>
      <w:r w:rsidR="00B4321C">
        <w:rPr>
          <w:rFonts w:eastAsiaTheme="minorEastAsia"/>
          <w:lang w:val="en-US"/>
        </w:rPr>
        <w:t>a</w:t>
      </w:r>
      <w:r w:rsidR="00B4321C" w:rsidRPr="00B4321C">
        <w:rPr>
          <w:rFonts w:eastAsiaTheme="minorEastAsia"/>
        </w:rPr>
        <w:t>)).</w:t>
      </w:r>
      <w:r w:rsidR="00767E3F">
        <w:rPr>
          <w:rFonts w:eastAsiaTheme="minorEastAsia"/>
        </w:rPr>
        <w:t xml:space="preserve"> Две структури в стриатума от мозъка на бозайниците се вярва, че отговарят за актор и критика, това са </w:t>
      </w:r>
      <w:r w:rsidR="00767E3F">
        <w:rPr>
          <w:rFonts w:eastAsiaTheme="minorEastAsia"/>
          <w:lang w:val="en-US"/>
        </w:rPr>
        <w:t>Dorsal</w:t>
      </w:r>
      <w:r w:rsidR="00767E3F" w:rsidRPr="00767E3F">
        <w:rPr>
          <w:rFonts w:eastAsiaTheme="minorEastAsia"/>
        </w:rPr>
        <w:t xml:space="preserve"> </w:t>
      </w:r>
      <w:r w:rsidR="00767E3F">
        <w:rPr>
          <w:rFonts w:eastAsiaTheme="minorEastAsia"/>
          <w:lang w:val="en-US"/>
        </w:rPr>
        <w:t>striatum</w:t>
      </w:r>
      <w:r w:rsidR="00767E3F">
        <w:rPr>
          <w:rFonts w:eastAsiaTheme="minorEastAsia"/>
        </w:rPr>
        <w:t xml:space="preserve">  и </w:t>
      </w:r>
      <w:r w:rsidR="00767E3F">
        <w:rPr>
          <w:rFonts w:eastAsiaTheme="minorEastAsia"/>
          <w:lang w:val="en-US"/>
        </w:rPr>
        <w:t>Ventral</w:t>
      </w:r>
      <w:r w:rsidR="00767E3F" w:rsidRPr="00767E3F">
        <w:rPr>
          <w:rFonts w:eastAsiaTheme="minorEastAsia"/>
        </w:rPr>
        <w:t xml:space="preserve"> </w:t>
      </w:r>
      <w:r w:rsidR="00767E3F">
        <w:rPr>
          <w:rFonts w:eastAsiaTheme="minorEastAsia"/>
          <w:lang w:val="en-US"/>
        </w:rPr>
        <w:t>striatum</w:t>
      </w:r>
      <w:r w:rsidR="000F22DF" w:rsidRPr="000F22DF">
        <w:rPr>
          <w:rFonts w:eastAsiaTheme="minorEastAsia"/>
        </w:rPr>
        <w:t xml:space="preserve"> (</w:t>
      </w:r>
      <w:r w:rsidR="000F22DF">
        <w:rPr>
          <w:rFonts w:eastAsiaTheme="minorEastAsia"/>
        </w:rPr>
        <w:t>вж.</w:t>
      </w:r>
      <w:r w:rsidR="000F22DF" w:rsidRPr="000F22DF">
        <w:rPr>
          <w:rFonts w:eastAsiaTheme="minorEastAsia"/>
        </w:rPr>
        <w:t>[1]</w:t>
      </w:r>
      <w:r w:rsidR="000F22DF">
        <w:rPr>
          <w:rFonts w:eastAsiaTheme="minorEastAsia"/>
        </w:rPr>
        <w:t xml:space="preserve"> глава</w:t>
      </w:r>
      <w:r w:rsidR="000F22DF" w:rsidRPr="000F22DF">
        <w:rPr>
          <w:rFonts w:eastAsiaTheme="minorEastAsia"/>
        </w:rPr>
        <w:t xml:space="preserve"> 15.7)</w:t>
      </w:r>
      <w:r w:rsidR="000F22DF">
        <w:rPr>
          <w:rFonts w:eastAsiaTheme="minorEastAsia"/>
        </w:rPr>
        <w:t>.</w:t>
      </w:r>
    </w:p>
    <w:p w14:paraId="5EE34BE7" w14:textId="7B553D2F" w:rsidR="00966B92" w:rsidRDefault="00966B92" w:rsidP="00DA29DF">
      <w:pPr>
        <w:rPr>
          <w:i/>
        </w:rPr>
      </w:pPr>
      <w:r w:rsidRPr="00966B92">
        <w:rPr>
          <w:i/>
        </w:rPr>
        <w:drawing>
          <wp:inline distT="0" distB="0" distL="0" distR="0" wp14:anchorId="188D3D31" wp14:editId="1D3B1082">
            <wp:extent cx="5731510" cy="317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279E" w14:textId="085743EE" w:rsidR="000F22DF" w:rsidRPr="00E65DAE" w:rsidRDefault="000F22DF" w:rsidP="000F22DF">
      <w:pPr>
        <w:pStyle w:val="Quote"/>
        <w:rPr>
          <w:ins w:id="41" w:author="USER" w:date="2023-02-20T15:56:00Z"/>
        </w:rPr>
      </w:pPr>
      <w:r>
        <w:t xml:space="preserve">Фиг. 5.4.1 Актьор-Критика с невронна мрежа и хипотетична невронна имплементация. а) Актьор-критика като изкуствена невронна мрежа. Актьорът променя политиката спрямо </w:t>
      </w:r>
      <w:r>
        <w:rPr>
          <w:lang w:val="en-US"/>
        </w:rPr>
        <w:t>TD</w:t>
      </w:r>
      <w:r w:rsidRPr="000F22DF">
        <w:t xml:space="preserve"> </w:t>
      </w:r>
      <w:r>
        <w:t xml:space="preserve">грешката </w:t>
      </w:r>
      <w:r>
        <w:rPr>
          <w:rFonts w:cs="Times New Roman"/>
        </w:rPr>
        <w:t>δ</w:t>
      </w:r>
      <w:r>
        <w:t xml:space="preserve">, който получава от критиката. Критиката създава грешката </w:t>
      </w:r>
      <w:r>
        <w:rPr>
          <w:lang w:val="en-US"/>
        </w:rPr>
        <w:t>TD</w:t>
      </w:r>
      <w:r w:rsidRPr="000F22DF">
        <w:t xml:space="preserve"> </w:t>
      </w:r>
      <w:r>
        <w:t xml:space="preserve">от сигнала за награда </w:t>
      </w:r>
      <w:r>
        <w:rPr>
          <w:lang w:val="en-US"/>
        </w:rPr>
        <w:t>Reward</w:t>
      </w:r>
      <w:r w:rsidRPr="000F22DF">
        <w:t xml:space="preserve">. </w:t>
      </w:r>
      <w:r>
        <w:t xml:space="preserve">Актьорът няма директен достъп до </w:t>
      </w:r>
      <w:r>
        <w:rPr>
          <w:lang w:val="en-US"/>
        </w:rPr>
        <w:t>Reward</w:t>
      </w:r>
      <w:r>
        <w:t xml:space="preserve"> сигнала. Критиката няма директен достъп до действието. </w:t>
      </w:r>
      <w:r>
        <w:rPr>
          <w:lang w:val="en-US"/>
        </w:rPr>
        <w:t>b</w:t>
      </w:r>
      <w:r>
        <w:t>)</w:t>
      </w:r>
      <w:r w:rsidRPr="000F22DF">
        <w:t xml:space="preserve"> </w:t>
      </w:r>
      <w:r>
        <w:t>Хипотетична невро-имплементация на актьор критика.</w:t>
      </w:r>
      <w:r w:rsidR="00E874B2">
        <w:t xml:space="preserve"> Актьорът и компонентът научаващ функцията за стойност са съответно в вентралната и дорсалната части на стриатума. Времевата </w:t>
      </w:r>
      <w:r w:rsidR="00E874B2">
        <w:lastRenderedPageBreak/>
        <w:t>грешката (</w:t>
      </w:r>
      <w:r w:rsidR="00E874B2">
        <w:rPr>
          <w:lang w:val="en-US"/>
        </w:rPr>
        <w:t>TD</w:t>
      </w:r>
      <w:r w:rsidR="00E874B2">
        <w:t>)</w:t>
      </w:r>
      <w:r w:rsidR="00E874B2" w:rsidRPr="00E874B2">
        <w:t xml:space="preserve"> </w:t>
      </w:r>
      <w:r w:rsidR="00E874B2">
        <w:rPr>
          <w:rFonts w:cs="Times New Roman"/>
        </w:rPr>
        <w:t>δ</w:t>
      </w:r>
      <w:r w:rsidR="00E874B2">
        <w:rPr>
          <w:rFonts w:cs="Times New Roman"/>
        </w:rPr>
        <w:t xml:space="preserve"> се предава от допаминът, разположен във </w:t>
      </w:r>
      <w:r w:rsidR="00E874B2">
        <w:rPr>
          <w:rFonts w:cs="Times New Roman"/>
          <w:lang w:val="en-US"/>
        </w:rPr>
        <w:t>VTA</w:t>
      </w:r>
      <w:r w:rsidR="00E874B2" w:rsidRPr="00E874B2">
        <w:rPr>
          <w:rFonts w:cs="Times New Roman"/>
        </w:rPr>
        <w:t xml:space="preserve">. </w:t>
      </w:r>
      <w:r w:rsidR="00E874B2">
        <w:rPr>
          <w:rFonts w:cs="Times New Roman"/>
        </w:rPr>
        <w:t xml:space="preserve">Фигурата е копирана от </w:t>
      </w:r>
      <w:r w:rsidR="00E874B2" w:rsidRPr="00E65DAE">
        <w:rPr>
          <w:rFonts w:cs="Times New Roman"/>
        </w:rPr>
        <w:t xml:space="preserve">[1] </w:t>
      </w:r>
      <w:r w:rsidR="00E874B2">
        <w:rPr>
          <w:rFonts w:cs="Times New Roman"/>
        </w:rPr>
        <w:t>фиг</w:t>
      </w:r>
      <w:r w:rsidR="00E874B2" w:rsidRPr="00E65DAE">
        <w:rPr>
          <w:rFonts w:cs="Times New Roman"/>
        </w:rPr>
        <w:t xml:space="preserve"> 15.5.</w:t>
      </w:r>
    </w:p>
    <w:p w14:paraId="176B8D13" w14:textId="22CB5B7E" w:rsidR="00E65DAE" w:rsidRPr="00E65DAE" w:rsidRDefault="00E65DAE" w:rsidP="00DA29DF">
      <w:r>
        <w:t xml:space="preserve">Аналогично за текущият проблем ще използваме комбинация от актьор-критика и алгоритъм, научаващ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 xml:space="preserve">). </w:t>
      </w:r>
      <w:r>
        <w:t>По схемата от фиг. 5.4.1 (</w:t>
      </w:r>
      <w:r>
        <w:rPr>
          <w:lang w:val="en-US"/>
        </w:rPr>
        <w:t>b</w:t>
      </w:r>
      <w:r w:rsidRPr="00E65DAE">
        <w:t>)</w:t>
      </w:r>
      <w:r>
        <w:t xml:space="preserve"> ще използваме компонентът критика за да научи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>, а компонентът за актьор ще съдържа готовото решение, кодиран в синапсите на връзките.</w:t>
      </w:r>
    </w:p>
    <w:p w14:paraId="2DD0954E" w14:textId="2350B21A" w:rsidR="003B0FC8" w:rsidRDefault="002F3546" w:rsidP="00DA29DF">
      <w:r>
        <w:t xml:space="preserve">За </w:t>
      </w:r>
      <w:r w:rsidR="00E65DAE">
        <w:t xml:space="preserve">апроксимация на </w:t>
      </w:r>
      <w:r w:rsidR="00E65DAE">
        <w:rPr>
          <w:lang w:val="en-US"/>
        </w:rPr>
        <w:t>q</w:t>
      </w:r>
      <w:r w:rsidR="00E65DAE" w:rsidRPr="00E65DAE">
        <w:t>(</w:t>
      </w:r>
      <w:r w:rsidR="00E65DAE">
        <w:rPr>
          <w:lang w:val="en-US"/>
        </w:rPr>
        <w:t>s</w:t>
      </w:r>
      <w:r w:rsidR="00E65DAE" w:rsidRPr="00E65DAE">
        <w:t>,</w:t>
      </w:r>
      <w:r w:rsidR="00E65DAE">
        <w:rPr>
          <w:lang w:val="en-US"/>
        </w:rPr>
        <w:t>a</w:t>
      </w:r>
      <w:r w:rsidR="00E65DAE" w:rsidRPr="00E65DAE">
        <w:t>)</w:t>
      </w:r>
      <w:r w:rsidR="00E65DAE">
        <w:t xml:space="preserve"> от компонентът за критика</w:t>
      </w:r>
      <w:r>
        <w:t xml:space="preserve"> </w:t>
      </w:r>
      <w:r w:rsidR="00E65DAE">
        <w:t>щ</w:t>
      </w:r>
      <w:r w:rsidR="002B72E7">
        <w:t>е използва</w:t>
      </w:r>
      <w:r w:rsidR="00E65DAE">
        <w:t>м</w:t>
      </w:r>
      <w:r w:rsidR="002B72E7">
        <w:t xml:space="preserve"> </w:t>
      </w:r>
      <w:r w:rsidR="008427BE">
        <w:t xml:space="preserve">алгоритъмът </w:t>
      </w:r>
      <w:r w:rsidR="008427BE">
        <w:rPr>
          <w:lang w:val="en-US"/>
        </w:rPr>
        <w:t>SARSA</w:t>
      </w:r>
      <w:r w:rsidR="008427BE" w:rsidRPr="008427BE">
        <w:t xml:space="preserve">, </w:t>
      </w:r>
      <w:r w:rsidR="008427BE">
        <w:t>описан в 5.1</w:t>
      </w:r>
      <w:r w:rsidR="00667DDC">
        <w:t xml:space="preserve"> с известна адаптация. </w:t>
      </w:r>
      <w:r w:rsidR="00DA29DF">
        <w:t xml:space="preserve">Тъй като активността на невроните се моделира със </w:t>
      </w:r>
      <w:r w:rsidR="00DA29DF">
        <w:rPr>
          <w:lang w:val="en-US"/>
        </w:rPr>
        <w:t>spike</w:t>
      </w:r>
      <w:r w:rsidR="00DA29DF" w:rsidRPr="003B2AD9">
        <w:t xml:space="preserve"> </w:t>
      </w:r>
      <w:r w:rsidR="00DA29DF">
        <w:rPr>
          <w:lang w:val="en-US"/>
        </w:rPr>
        <w:t>timing</w:t>
      </w:r>
      <w:r w:rsidR="00DA29DF" w:rsidRPr="003B2AD9">
        <w:t>, се налага преминаването от спайкове към числени стойн</w:t>
      </w:r>
      <w:r w:rsidR="00DA29DF">
        <w:t>о</w:t>
      </w:r>
      <w:r w:rsidR="00DA29DF" w:rsidRPr="003B2AD9">
        <w:t xml:space="preserve">сти на изхода </w:t>
      </w:r>
      <w:r w:rsidR="00DA29DF">
        <w:t xml:space="preserve">на всяка група неврони. </w:t>
      </w:r>
    </w:p>
    <w:p w14:paraId="0A27C5FE" w14:textId="058BE2A2" w:rsidR="00DF25BA" w:rsidRDefault="003B0FC8" w:rsidP="00DA29DF">
      <w:r>
        <w:t xml:space="preserve">За </w:t>
      </w:r>
      <w:r w:rsidR="003779B8">
        <w:t xml:space="preserve">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>
        <w:t xml:space="preserve"> се създава отделна група </w:t>
      </w:r>
      <w:r w:rsidR="00DF25BA">
        <w:t xml:space="preserve">от по 20 </w:t>
      </w:r>
      <w:r>
        <w:t>неврон</w:t>
      </w:r>
      <w:r w:rsidR="00DF25BA">
        <w:t>а, разположени таблично, както е показано на Фигура 5.</w:t>
      </w:r>
      <w:r w:rsidR="009E4D19">
        <w:t>4</w:t>
      </w:r>
      <w:r w:rsidR="00DF25BA">
        <w:t>.1</w:t>
      </w:r>
      <w:r w:rsidR="003779B8" w:rsidRPr="003779B8">
        <w:t>.</w:t>
      </w:r>
      <w:r w:rsidR="00667DDC">
        <w:t xml:space="preserve"> </w:t>
      </w:r>
      <w:r w:rsidR="00DF25BA">
        <w:t>Това са възможните състояния на агента (</w:t>
      </w:r>
      <w:r w:rsidR="00DF25BA">
        <w:rPr>
          <w:lang w:val="en-US"/>
        </w:rPr>
        <w:t>States</w:t>
      </w:r>
      <w:r w:rsidR="00DF25BA" w:rsidRPr="007849F8">
        <w:rPr>
          <w:rPrChange w:id="42" w:author="borkox" w:date="2023-02-21T07:37:00Z">
            <w:rPr>
              <w:lang w:val="en-US"/>
            </w:rPr>
          </w:rPrChange>
        </w:rPr>
        <w:t>)</w:t>
      </w:r>
      <w:r w:rsidR="00DF25BA">
        <w:t>.</w:t>
      </w:r>
      <w:r w:rsidR="00DF25BA" w:rsidRPr="00DF25BA">
        <w:t xml:space="preserve"> </w:t>
      </w:r>
      <w:r w:rsidR="00DF25BA">
        <w:t xml:space="preserve">Например ако решаваме 4х4 </w:t>
      </w:r>
      <w:proofErr w:type="spellStart"/>
      <w:r w:rsidR="00DF25BA">
        <w:rPr>
          <w:lang w:val="en-US"/>
        </w:rPr>
        <w:t>FrozenLake</w:t>
      </w:r>
      <w:proofErr w:type="spellEnd"/>
      <w:r w:rsidR="00DF25BA">
        <w:t xml:space="preserve">, ще имаме </w:t>
      </w:r>
      <w:r w:rsidR="00DF25BA">
        <w:rPr>
          <w:lang w:val="en-US"/>
        </w:rPr>
        <w:t>State</w:t>
      </w:r>
      <w:r w:rsidR="00DF25BA" w:rsidRPr="007849F8">
        <w:rPr>
          <w:rPrChange w:id="43" w:author="borkox" w:date="2023-02-21T07:37:00Z">
            <w:rPr>
              <w:lang w:val="en-US"/>
            </w:rPr>
          </w:rPrChange>
        </w:rPr>
        <w:t xml:space="preserve"> </w:t>
      </w:r>
      <w:r w:rsidR="00DF25BA">
        <w:t>от 20х4х4 неврона.</w:t>
      </w:r>
    </w:p>
    <w:p w14:paraId="18F8E47D" w14:textId="0D961FE3" w:rsidR="00551ED9" w:rsidRDefault="003779B8" w:rsidP="00DA29DF">
      <w:pPr>
        <w:rPr>
          <w:ins w:id="44" w:author="USER" w:date="2023-02-20T16:05:00Z"/>
        </w:rPr>
      </w:pPr>
      <w:r>
        <w:t xml:space="preserve">При преместване на агента на различен квадрант </w:t>
      </w:r>
      <w:r w:rsidR="00DF25BA">
        <w:t xml:space="preserve">се </w:t>
      </w:r>
      <w:r>
        <w:t xml:space="preserve">активира само определената група неврони отговаряща за това състояние с определени координати. </w:t>
      </w:r>
      <w:r w:rsidR="00F05870">
        <w:t xml:space="preserve">Активацията става </w:t>
      </w:r>
      <w:r w:rsidR="00551ED9">
        <w:t>посредством</w:t>
      </w:r>
      <w:r w:rsidR="00F05870">
        <w:t xml:space="preserve"> генератор на поасон</w:t>
      </w:r>
      <w:r w:rsidR="00667DDC">
        <w:t>ов шум</w:t>
      </w:r>
      <w:r w:rsidR="00551ED9">
        <w:t>с определена честота</w:t>
      </w:r>
      <w:r w:rsidR="00F05870">
        <w:t>, наречен „</w:t>
      </w:r>
      <w:r w:rsidR="00551ED9">
        <w:t>стимул</w:t>
      </w:r>
      <w:r w:rsidR="00F05870">
        <w:t>“.</w:t>
      </w:r>
      <w:r w:rsidR="00F05870" w:rsidRPr="00F05870">
        <w:t xml:space="preserve"> </w:t>
      </w:r>
    </w:p>
    <w:p w14:paraId="2F31646E" w14:textId="08FD8B10" w:rsidR="00551ED9" w:rsidRDefault="00551ED9" w:rsidP="00551ED9">
      <w:commentRangeStart w:id="45"/>
      <w:commentRangeStart w:id="46"/>
      <w:r>
        <w:t>Всяка една невронна група ще има връзка към съответната група за действие, което ще наподоби Фиг. 5.1.3</w:t>
      </w:r>
      <w:r w:rsidR="005E73E1">
        <w:t>. Начинът на свързване ще бъде разяснен по-подробно по-надолу.</w:t>
      </w:r>
      <w:r>
        <w:t xml:space="preserve"> </w:t>
      </w:r>
      <w:commentRangeEnd w:id="45"/>
      <w:r>
        <w:rPr>
          <w:rStyle w:val="CommentReference"/>
        </w:rPr>
        <w:commentReference w:id="45"/>
      </w:r>
      <w:commentRangeEnd w:id="46"/>
      <w:r w:rsidR="005E73E1">
        <w:rPr>
          <w:rStyle w:val="CommentReference"/>
        </w:rPr>
        <w:commentReference w:id="46"/>
      </w:r>
    </w:p>
    <w:p w14:paraId="498424D6" w14:textId="3450C245" w:rsidR="00653A4A" w:rsidRDefault="00F05870" w:rsidP="00DA29DF">
      <w:r>
        <w:t>„</w:t>
      </w:r>
      <w:r>
        <w:rPr>
          <w:lang w:val="en-US"/>
        </w:rPr>
        <w:t>States</w:t>
      </w:r>
      <w:r>
        <w:t xml:space="preserve">“ </w:t>
      </w:r>
      <w:r w:rsidR="00F75C67">
        <w:t>са</w:t>
      </w:r>
      <w:r>
        <w:t xml:space="preserve"> </w:t>
      </w:r>
      <w:r w:rsidR="004E6DF8">
        <w:t>с</w:t>
      </w:r>
      <w:r>
        <w:t xml:space="preserve">вързани </w:t>
      </w:r>
      <w:r w:rsidR="00895B16">
        <w:t xml:space="preserve">към </w:t>
      </w:r>
      <w:r>
        <w:rPr>
          <w:lang w:val="en-US"/>
        </w:rPr>
        <w:t>WTA</w:t>
      </w:r>
      <w:r>
        <w:t xml:space="preserve"> схема</w:t>
      </w:r>
      <w:r w:rsidR="00F75C67">
        <w:t>, описана в</w:t>
      </w:r>
      <w:r>
        <w:t xml:space="preserve"> т.5.2 с 4 възможни състояния като свързването е „всеки с всеки“</w:t>
      </w:r>
      <w:r w:rsidR="00C754C6" w:rsidRPr="00C754C6">
        <w:t xml:space="preserve"> </w:t>
      </w:r>
      <w:r w:rsidR="00C754C6">
        <w:t xml:space="preserve">(в </w:t>
      </w:r>
      <w:r w:rsidR="00C754C6">
        <w:rPr>
          <w:lang w:val="en-US"/>
        </w:rPr>
        <w:t>NEST</w:t>
      </w:r>
      <w:r w:rsidR="00C754C6" w:rsidRPr="00C754C6">
        <w:t xml:space="preserve"> - </w:t>
      </w:r>
      <w:r w:rsidR="00C754C6">
        <w:t>„</w:t>
      </w:r>
      <w:r w:rsidR="00C754C6">
        <w:rPr>
          <w:lang w:val="en-US"/>
        </w:rPr>
        <w:t>all</w:t>
      </w:r>
      <w:r w:rsidR="00C754C6" w:rsidRPr="00C754C6">
        <w:t>_</w:t>
      </w:r>
      <w:r w:rsidR="00C754C6">
        <w:rPr>
          <w:lang w:val="en-US"/>
        </w:rPr>
        <w:t>to</w:t>
      </w:r>
      <w:r w:rsidR="00C754C6" w:rsidRPr="00C754C6">
        <w:t>_</w:t>
      </w:r>
      <w:r w:rsidR="00C754C6">
        <w:rPr>
          <w:lang w:val="en-US"/>
        </w:rPr>
        <w:t>all</w:t>
      </w:r>
      <w:r w:rsidR="00C754C6">
        <w:t>“).</w:t>
      </w:r>
      <w:r>
        <w:t xml:space="preserve"> Всяка група от </w:t>
      </w:r>
      <w:r>
        <w:rPr>
          <w:lang w:val="en-US"/>
        </w:rPr>
        <w:t>WTA</w:t>
      </w:r>
      <w:r>
        <w:t xml:space="preserve"> </w:t>
      </w:r>
      <w:r w:rsidR="00F75C67">
        <w:t xml:space="preserve">се състои от </w:t>
      </w:r>
      <w:r>
        <w:t>50 неврона и отговаря съответно на действията на агента</w:t>
      </w:r>
      <w:r w:rsidR="00F75C67">
        <w:t>, наречени „</w:t>
      </w:r>
      <w:r w:rsidR="00F75C67">
        <w:rPr>
          <w:lang w:val="en-US"/>
        </w:rPr>
        <w:t>Actions</w:t>
      </w:r>
      <w:r w:rsidR="00F75C67" w:rsidRPr="005E73E1">
        <w:t>”,</w:t>
      </w:r>
      <w:r>
        <w:t xml:space="preserve"> от 0 до 3 включително, а именно: наляво-0, надолу-1, надясно-2, нагоре-3. Връзките </w:t>
      </w:r>
      <w:r w:rsidR="00F75C67">
        <w:t xml:space="preserve">между </w:t>
      </w:r>
      <w:r>
        <w:t>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="00895B16" w:rsidRPr="00895B16">
        <w:t xml:space="preserve"> </w:t>
      </w:r>
      <w:r w:rsidR="00895B16">
        <w:t>са с допаминови синапси</w:t>
      </w:r>
      <w:r w:rsidR="00895B16" w:rsidRPr="00895B16">
        <w:t xml:space="preserve">, </w:t>
      </w:r>
      <w:r w:rsidR="00895B16">
        <w:t>първоначално с тегла 0.0</w:t>
      </w:r>
      <w:r w:rsidR="00F75C67">
        <w:t xml:space="preserve">, които </w:t>
      </w:r>
      <w:r w:rsidR="00895B16">
        <w:t xml:space="preserve"> се обучават</w:t>
      </w:r>
      <w:r w:rsidR="00895B16" w:rsidRPr="00895B16">
        <w:t xml:space="preserve"> </w:t>
      </w:r>
      <w:r w:rsidR="00895B16">
        <w:t xml:space="preserve">посредством </w:t>
      </w:r>
      <w:r w:rsidR="003D1B21">
        <w:t>пластични синапси (вж. 5.3) (</w:t>
      </w:r>
      <w:r w:rsidR="00895B16">
        <w:rPr>
          <w:lang w:val="en-US"/>
        </w:rPr>
        <w:t>STDP</w:t>
      </w:r>
      <w:r w:rsidR="003D1B21">
        <w:t xml:space="preserve">, 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>
        <w:t>.</w:t>
      </w:r>
      <w:r w:rsidR="004E6DF8">
        <w:t xml:space="preserve"> Формулите за промяна на теглата в опростен вид са (5.3.1) и (5.3.2). </w:t>
      </w:r>
      <w:r w:rsidR="001A343D">
        <w:t>Диаграмата на свързване е дадена на Фиг.5.</w:t>
      </w:r>
      <w:r w:rsidR="007C5030">
        <w:rPr>
          <w:lang w:val="en-US"/>
        </w:rPr>
        <w:t>4</w:t>
      </w:r>
      <w:r w:rsidR="001A343D">
        <w:t>.</w:t>
      </w:r>
      <w:r w:rsidR="001643B0">
        <w:rPr>
          <w:lang w:val="en-US"/>
        </w:rPr>
        <w:t>2</w:t>
      </w:r>
      <w:r w:rsidR="001A343D">
        <w:t>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30771D0D" wp14:editId="0F3D42BE">
            <wp:extent cx="4738167" cy="403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7C8939EE" w:rsidR="00B5306C" w:rsidRPr="004F7C47" w:rsidRDefault="004F7C47" w:rsidP="004F7C47">
      <w:pPr>
        <w:pStyle w:val="Quote"/>
      </w:pPr>
      <w:r>
        <w:t>Фиг.5.</w:t>
      </w:r>
      <w:r w:rsidR="009E4D19">
        <w:t>4</w:t>
      </w:r>
      <w:r>
        <w:t>.</w:t>
      </w:r>
      <w:r w:rsidR="001643B0" w:rsidRPr="001643B0">
        <w:t>2</w:t>
      </w:r>
      <w:r>
        <w:t xml:space="preserve"> Диаграма на свързване на невронните групи</w:t>
      </w:r>
    </w:p>
    <w:p w14:paraId="731FFF1E" w14:textId="54F7B0E8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 w:rsidR="00897A70">
        <w:t>са</w:t>
      </w:r>
      <w:r>
        <w:t xml:space="preserve">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ще се формира като сигнал от поасонов шумогенератор с </w:t>
      </w:r>
      <w:r w:rsidR="00897A70">
        <w:t xml:space="preserve">определена </w:t>
      </w:r>
      <w:r>
        <w:t xml:space="preserve">честота пропорционална на наградата. </w:t>
      </w:r>
      <w:r w:rsidR="00897A70">
        <w:t>Т</w:t>
      </w:r>
      <w:r>
        <w:t>ози вход</w:t>
      </w:r>
      <w:r w:rsidR="00897A70">
        <w:t xml:space="preserve"> е наречен</w:t>
      </w:r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3E4B336A" w:rsidR="007C672C" w:rsidRPr="004E6DF8" w:rsidRDefault="00700740" w:rsidP="001A343D">
      <w:r>
        <w:t>На фигура 5.</w:t>
      </w:r>
      <w:r w:rsidR="007C5030" w:rsidRPr="007C5030">
        <w:t>4</w:t>
      </w:r>
      <w:r>
        <w:t>.</w:t>
      </w:r>
      <w:r w:rsidR="001643B0" w:rsidRPr="001643B0">
        <w:t>3</w:t>
      </w:r>
      <w:r>
        <w:t xml:space="preserve"> е показан в подробности начина на свързване на </w:t>
      </w:r>
      <w:r w:rsidR="007C672C">
        <w:t>„</w:t>
      </w:r>
      <w:r w:rsidR="007C672C">
        <w:rPr>
          <w:lang w:val="en-US"/>
        </w:rPr>
        <w:t>States</w:t>
      </w:r>
      <w:r w:rsidR="007C672C">
        <w:t>“ и „</w:t>
      </w:r>
      <w:r w:rsidR="007C672C">
        <w:rPr>
          <w:lang w:val="en-US"/>
        </w:rPr>
        <w:t>Actions</w:t>
      </w:r>
      <w:r w:rsidR="007C672C">
        <w:t>“</w:t>
      </w:r>
      <w:r w:rsidR="007C672C" w:rsidRPr="007C672C">
        <w:t xml:space="preserve">. </w:t>
      </w:r>
      <w:r w:rsidR="004E6DF8">
        <w:t>В тези синаптични връзки е заложено решението, защото в процеса на обучение на „</w:t>
      </w:r>
      <w:r w:rsidR="004E6DF8">
        <w:rPr>
          <w:lang w:val="en-US"/>
        </w:rPr>
        <w:t>Critic</w:t>
      </w:r>
      <w:r w:rsidR="004E6DF8">
        <w:t>“</w:t>
      </w:r>
      <w:r w:rsidR="004E6DF8" w:rsidRPr="004E6DF8">
        <w:t xml:space="preserve">, </w:t>
      </w:r>
      <w:r w:rsidR="004E6DF8"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7DF05FB" w14:textId="47BFB04E" w:rsidR="007C672C" w:rsidRDefault="007C672C" w:rsidP="007C672C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0987173" wp14:editId="0C40DC22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3612156C" w:rsidR="007C672C" w:rsidRPr="007C672C" w:rsidRDefault="007C672C" w:rsidP="007C672C">
      <w:pPr>
        <w:pStyle w:val="Quote"/>
      </w:pPr>
      <w:r>
        <w:t>Фиг.5.</w:t>
      </w:r>
      <w:r w:rsidR="009E4D19">
        <w:t>4</w:t>
      </w:r>
      <w:r>
        <w:t>.</w:t>
      </w:r>
      <w:r w:rsidR="001643B0" w:rsidRPr="001643B0">
        <w:t>3</w:t>
      </w:r>
      <w:r>
        <w:t xml:space="preserve">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5517C66F" w:rsidR="002F3546" w:rsidRPr="00C53816" w:rsidRDefault="001A343D" w:rsidP="002F3546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 w:rsidR="00F575C3">
        <w:t xml:space="preserve">постъпва през групата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>“ отчита очакваната награда, а не абсолютната награда</w:t>
      </w:r>
      <w:r w:rsidR="00F575C3">
        <w:t xml:space="preserve">, което съответства на  </w:t>
      </w:r>
      <w:r w:rsidR="00F575C3">
        <w:rPr>
          <w:lang w:val="en-US"/>
        </w:rPr>
        <w:t>TD</w:t>
      </w:r>
      <w:r w:rsidR="00F575C3" w:rsidRPr="004E6DF8">
        <w:t xml:space="preserve"> </w:t>
      </w:r>
      <w:r w:rsidR="00F575C3">
        <w:t>грешката</w:t>
      </w:r>
      <w:r w:rsidR="00B12F0B"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 w:rsidR="00776A17">
        <w:t xml:space="preserve"> от (5.1.3) </w:t>
      </w:r>
      <w:r w:rsidR="00F575C3">
        <w:t xml:space="preserve">мащабирана </w:t>
      </w:r>
      <w:r w:rsidR="00776A17">
        <w:t xml:space="preserve">с коефициента </w:t>
      </w:r>
      <w:r w:rsidR="00776A17">
        <w:rPr>
          <w:rFonts w:cs="Times New Roman"/>
        </w:rPr>
        <w:t>α</w:t>
      </w:r>
      <w:r w:rsidR="00311644">
        <w:rPr>
          <w:rFonts w:cs="Times New Roman"/>
        </w:rPr>
        <w:t xml:space="preserve">, който </w:t>
      </w:r>
      <w:r w:rsidR="00776A17">
        <w:t xml:space="preserve"> се променя на всяка стъпка в зависимост от нивата на допамина. </w:t>
      </w:r>
      <w:r w:rsidR="00327000">
        <w:t xml:space="preserve">Допаминовите синапси в </w:t>
      </w:r>
      <w:r>
        <w:t xml:space="preserve">в симулатора </w:t>
      </w:r>
      <w:r>
        <w:rPr>
          <w:lang w:val="en-US"/>
        </w:rPr>
        <w:t>NEST</w:t>
      </w:r>
      <w:r w:rsidRPr="008754DF">
        <w:t xml:space="preserve"> </w:t>
      </w:r>
      <w:r w:rsidR="00327000">
        <w:t xml:space="preserve">получават нивото на допамина, генерирано от </w:t>
      </w:r>
      <w:r w:rsidR="00327000">
        <w:rPr>
          <w:lang w:val="en-US"/>
        </w:rPr>
        <w:t>DA</w:t>
      </w:r>
      <w:r w:rsidR="00327000" w:rsidRPr="004E6DF8">
        <w:t xml:space="preserve"> </w:t>
      </w:r>
      <w:r w:rsidR="00327000">
        <w:t>посредством устройствот</w:t>
      </w:r>
      <w:r w:rsidR="00327000">
        <w:rPr>
          <w:lang w:val="en-US"/>
        </w:rPr>
        <w:t>o</w:t>
      </w:r>
      <w:r w:rsidR="00327000">
        <w:t xml:space="preserve"> </w:t>
      </w:r>
      <w:r w:rsidR="00327000">
        <w:rPr>
          <w:lang w:val="en-US"/>
        </w:rPr>
        <w:t>volume</w:t>
      </w:r>
      <w:r w:rsidR="00327000" w:rsidRPr="004E6DF8">
        <w:t xml:space="preserve"> </w:t>
      </w:r>
      <w:r w:rsidR="00327000">
        <w:rPr>
          <w:lang w:val="en-US"/>
        </w:rPr>
        <w:t>transmitter</w:t>
      </w:r>
      <w:r w:rsidR="009E4D19">
        <w:t>, описан в 5.3.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</w:t>
      </w:r>
      <w:r w:rsidR="00DE311B">
        <w:t xml:space="preserve">, за да </w:t>
      </w:r>
      <w:r>
        <w:t xml:space="preserve"> има обучени сто</w:t>
      </w:r>
      <w:r w:rsidR="00DE311B">
        <w:t>й</w:t>
      </w:r>
      <w:r>
        <w:t xml:space="preserve">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</w:t>
      </w:r>
      <w:r w:rsidR="00DE311B">
        <w:t>, тъй като о</w:t>
      </w:r>
      <w:r w:rsidR="006110C4">
        <w:t xml:space="preserve">бемният трансмитер на допамин работи на базата на генерирани спайкове, които винаги са положително число </w:t>
      </w:r>
      <w:r w:rsidR="00556FDB">
        <w:t>(</w:t>
      </w:r>
      <w:r w:rsidR="006110C4">
        <w:t>няма как да генерираме отрицателни спайкове</w:t>
      </w:r>
      <w:r w:rsidR="00556FDB">
        <w:t>)</w:t>
      </w:r>
      <w:r w:rsidR="006110C4">
        <w:t>.</w:t>
      </w:r>
    </w:p>
    <w:p w14:paraId="7543C314" w14:textId="52DAEC92" w:rsidR="005075BE" w:rsidRDefault="00E71F3D" w:rsidP="005075BE">
      <w:pPr>
        <w:pStyle w:val="Heading1"/>
      </w:pPr>
      <w:bookmarkStart w:id="47" w:name="_Toc128120586"/>
      <w:r>
        <w:t>6</w:t>
      </w:r>
      <w:r w:rsidR="005075BE">
        <w:t>. Реализация на проекта</w:t>
      </w:r>
      <w:bookmarkEnd w:id="47"/>
    </w:p>
    <w:p w14:paraId="40E02BF9" w14:textId="10346967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среда</w:t>
      </w:r>
      <w:r w:rsidR="006C6F7B">
        <w:t>та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Приложение 1) и </w:t>
      </w:r>
      <w:r>
        <w:lastRenderedPageBreak/>
        <w:t xml:space="preserve">е неразделна част от този документ. Структурата на приложението е дадена на фигура </w:t>
      </w:r>
      <w:r w:rsidR="006C6F7B">
        <w:t>6</w:t>
      </w:r>
      <w:r>
        <w:t xml:space="preserve">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  <w:lang w:eastAsia="bg-BG"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0C6B1A43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</w:t>
      </w:r>
      <w:r w:rsidR="006C6F7B">
        <w:t>3</w:t>
      </w:r>
      <w:r w:rsidR="006C6F7B">
        <w:rPr>
          <w:lang w:val="en-US"/>
        </w:rPr>
        <w:t>x</w:t>
      </w:r>
      <w:r w:rsidR="006C6F7B" w:rsidRPr="006C6F7B">
        <w:t>3/</w:t>
      </w:r>
      <w:r w:rsidR="008A2B94" w:rsidRPr="008A2B94">
        <w:t>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48" w:name="_Toc128120587"/>
      <w:r>
        <w:t>6.2 Експериментална част</w:t>
      </w:r>
      <w:bookmarkEnd w:id="48"/>
    </w:p>
    <w:p w14:paraId="351B909A" w14:textId="77A5EBB5" w:rsidR="00C53816" w:rsidRPr="00366BC8" w:rsidRDefault="00381F03" w:rsidP="00C53816">
      <w:r>
        <w:t xml:space="preserve">Основното при такъв тип </w:t>
      </w:r>
      <w:r w:rsidR="00401AB6">
        <w:t>симулация</w:t>
      </w:r>
      <w:r>
        <w:t xml:space="preserve"> как ще се извършва времеделенето и симулацията. Има вариант при който симулацията върви непрекъснато и </w:t>
      </w:r>
      <w:r w:rsidR="004A02EF">
        <w:t xml:space="preserve">невронната мрежа получава </w:t>
      </w:r>
      <w:r w:rsidR="004A02EF">
        <w:lastRenderedPageBreak/>
        <w:t>въздействие от средата</w:t>
      </w:r>
      <w:r>
        <w:t xml:space="preserve">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</w:t>
      </w:r>
      <w:commentRangeStart w:id="49"/>
      <w:r w:rsidR="00F610C6">
        <w:t xml:space="preserve">обучение </w:t>
      </w:r>
      <w:r>
        <w:t>и въздействие</w:t>
      </w:r>
      <w:commentRangeEnd w:id="49"/>
      <w:r w:rsidR="00F610C6">
        <w:rPr>
          <w:rStyle w:val="CommentReference"/>
        </w:rPr>
        <w:commentReference w:id="49"/>
      </w:r>
      <w:r>
        <w:t>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BBF60C2" wp14:editId="249A7D95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6B5840BA" w:rsidR="00AC423A" w:rsidRDefault="00AC423A" w:rsidP="00AC423A">
      <w:r>
        <w:t xml:space="preserve">На фигура 6.2.2 </w:t>
      </w:r>
      <w:commentRangeStart w:id="50"/>
      <w:r w:rsidR="009D6C6A">
        <w:t>е показано как става това</w:t>
      </w:r>
      <w:r>
        <w:t xml:space="preserve">. </w:t>
      </w:r>
      <w:commentRangeEnd w:id="50"/>
      <w:r w:rsidR="009D6C6A">
        <w:rPr>
          <w:rStyle w:val="CommentReference"/>
        </w:rPr>
        <w:commentReference w:id="50"/>
      </w:r>
      <w:r w:rsidR="009E4D19">
        <w:t xml:space="preserve">В главният цикъл на програмата в който се управлява посоката на агента имаме за всяка стъпка тези три времена, които </w:t>
      </w:r>
      <w:r w:rsidR="006C6F7B">
        <w:t>с</w:t>
      </w:r>
      <w:r w:rsidR="009E4D19">
        <w:t xml:space="preserve">е редуват за всяка стъпка от дадения експеримент. </w:t>
      </w:r>
      <w:r w:rsidR="00C30B66">
        <w:t>По-надолу на фиг.</w:t>
      </w:r>
      <w:r w:rsidR="00C30B66">
        <w:t xml:space="preserve"> </w:t>
      </w:r>
      <w:r w:rsidR="00C30B66">
        <w:t xml:space="preserve">6.2.3 е обяснено по-подробно а времената са споменати в стъпки 5, 8, и 9 от фигурата. </w:t>
      </w:r>
      <w:r>
        <w:t xml:space="preserve">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</w:t>
      </w:r>
      <w:r w:rsidR="009D6C6A">
        <w:t xml:space="preserve">да </w:t>
      </w:r>
      <w:r>
        <w:t>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</w:t>
      </w:r>
      <w:r w:rsidR="00B136D2">
        <w:t>Опитът показа, че п</w:t>
      </w:r>
      <w:r>
        <w:t>о-</w:t>
      </w:r>
      <w:r w:rsidR="00B136D2">
        <w:t xml:space="preserve">големи стойности </w:t>
      </w:r>
      <w:r>
        <w:t>не променя</w:t>
      </w:r>
      <w:r w:rsidR="00B136D2">
        <w:t>т</w:t>
      </w:r>
      <w:r>
        <w:t xml:space="preserve"> резултата, а по-</w:t>
      </w:r>
      <w:r w:rsidR="00B136D2">
        <w:t xml:space="preserve">малки не дават </w:t>
      </w:r>
      <w:r>
        <w:t xml:space="preserve">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</w:t>
      </w:r>
      <w:r w:rsidR="00C702F5">
        <w:t xml:space="preserve">на допаминовите синапси </w:t>
      </w:r>
      <w:r w:rsidR="008D61E1">
        <w:t xml:space="preserve">по </w:t>
      </w:r>
      <w:r w:rsidR="00B136D2">
        <w:t>закона на Хеб</w:t>
      </w:r>
      <w:r w:rsidR="008D61E1">
        <w:t>, а именно че възбудените неврони по едно и също време усилват връзката си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B90332F" wp14:editId="78209700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51" w:name="_Toc128120588"/>
      <w:r>
        <w:t xml:space="preserve">6.2.1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51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B12F0B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66BC8" w:rsidRDefault="006E534E" w:rsidP="00B12F0B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7CA454C2" w14:textId="77777777" w:rsidR="006E534E" w:rsidRPr="007849F8" w:rsidRDefault="006E534E" w:rsidP="00B12F0B">
            <w:pPr>
              <w:pStyle w:val="code"/>
              <w:rPr>
                <w:lang w:val="bg-BG"/>
                <w:rPrChange w:id="52" w:author="borkox" w:date="2023-02-21T07:37:00Z">
                  <w:rPr/>
                </w:rPrChange>
              </w:rPr>
            </w:pPr>
            <w:r w:rsidRPr="007849F8">
              <w:rPr>
                <w:lang w:val="bg-BG"/>
                <w:rPrChange w:id="53" w:author="borkox" w:date="2023-02-21T07:37:00Z">
                  <w:rPr/>
                </w:rPrChange>
              </w:rPr>
              <w:t xml:space="preserve">                          "</w:t>
            </w:r>
            <w:r>
              <w:t>FFH</w:t>
            </w:r>
            <w:r w:rsidRPr="007849F8">
              <w:rPr>
                <w:lang w:val="bg-BG"/>
                <w:rPrChange w:id="54" w:author="borkox" w:date="2023-02-21T07:37:00Z">
                  <w:rPr/>
                </w:rPrChange>
              </w:rPr>
              <w:t>",</w:t>
            </w:r>
          </w:p>
          <w:p w14:paraId="786B30BD" w14:textId="4754A1C5" w:rsidR="006E534E" w:rsidRDefault="006E534E" w:rsidP="00B12F0B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340CA874" w:rsidR="00275814" w:rsidRDefault="00275814" w:rsidP="00275814">
      <w:r>
        <w:t>Тук на Фиг.6.2.</w:t>
      </w:r>
      <w:r w:rsidR="006C6F7B">
        <w:t>1.1</w:t>
      </w:r>
      <w:r>
        <w:t xml:space="preserve">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B12F0B">
            <w:pPr>
              <w:pStyle w:val="code"/>
            </w:pPr>
            <w:r>
              <w:lastRenderedPageBreak/>
              <w:t>Episode 20 finished after 10 timesteps</w:t>
            </w:r>
          </w:p>
          <w:p w14:paraId="7CA346D9" w14:textId="77777777" w:rsidR="00F96D55" w:rsidRDefault="00F96D55" w:rsidP="00B12F0B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B12F0B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B12F0B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B12F0B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B12F0B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B12F0B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7849F8" w:rsidRDefault="00F96D55" w:rsidP="00B12F0B">
            <w:pPr>
              <w:pStyle w:val="code"/>
              <w:rPr>
                <w:lang w:val="de-DE"/>
                <w:rPrChange w:id="55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56" w:author="borkox" w:date="2023-02-21T07:37:00Z">
                  <w:rPr/>
                </w:rPrChange>
              </w:rPr>
              <w:t>-------- -------- --------------- -------- -------</w:t>
            </w:r>
          </w:p>
          <w:p w14:paraId="5F984BE9" w14:textId="77777777" w:rsidR="00F96D55" w:rsidRPr="007849F8" w:rsidRDefault="00F96D55" w:rsidP="00B12F0B">
            <w:pPr>
              <w:pStyle w:val="code"/>
              <w:rPr>
                <w:lang w:val="de-DE"/>
                <w:rPrChange w:id="57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58" w:author="borkox" w:date="2023-02-21T07:37:00Z">
                  <w:rPr/>
                </w:rPrChange>
              </w:rPr>
              <w:t xml:space="preserve">      1      181    </w:t>
            </w:r>
            <w:proofErr w:type="spellStart"/>
            <w:r w:rsidRPr="007849F8">
              <w:rPr>
                <w:lang w:val="de-DE"/>
                <w:rPrChange w:id="59" w:author="borkox" w:date="2023-02-21T07:37:00Z">
                  <w:rPr/>
                </w:rPrChange>
              </w:rPr>
              <w:t>dopa_synapse</w:t>
            </w:r>
            <w:proofErr w:type="spellEnd"/>
            <w:r w:rsidRPr="007849F8">
              <w:rPr>
                <w:lang w:val="de-DE"/>
                <w:rPrChange w:id="60" w:author="borkox" w:date="2023-02-21T07:37:00Z">
                  <w:rPr/>
                </w:rPrChange>
              </w:rPr>
              <w:t xml:space="preserve">  0.09612   1.000</w:t>
            </w:r>
          </w:p>
          <w:p w14:paraId="70A501D5" w14:textId="77777777" w:rsidR="00F96D55" w:rsidRPr="007849F8" w:rsidRDefault="00F96D55" w:rsidP="00B12F0B">
            <w:pPr>
              <w:pStyle w:val="code"/>
              <w:rPr>
                <w:lang w:val="de-DE"/>
                <w:rPrChange w:id="61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62" w:author="borkox" w:date="2023-02-21T07:37:00Z">
                  <w:rPr/>
                </w:rPrChange>
              </w:rPr>
              <w:t xml:space="preserve">      1      271    </w:t>
            </w:r>
            <w:proofErr w:type="spellStart"/>
            <w:r w:rsidRPr="007849F8">
              <w:rPr>
                <w:lang w:val="de-DE"/>
                <w:rPrChange w:id="63" w:author="borkox" w:date="2023-02-21T07:37:00Z">
                  <w:rPr/>
                </w:rPrChange>
              </w:rPr>
              <w:t>dopa_synapse</w:t>
            </w:r>
            <w:proofErr w:type="spellEnd"/>
            <w:r w:rsidRPr="007849F8">
              <w:rPr>
                <w:lang w:val="de-DE"/>
                <w:rPrChange w:id="64" w:author="borkox" w:date="2023-02-21T07:37:00Z">
                  <w:rPr/>
                </w:rPrChange>
              </w:rPr>
              <w:t xml:space="preserve"> -0.004897   1.000</w:t>
            </w:r>
          </w:p>
          <w:p w14:paraId="5AC4488F" w14:textId="77777777" w:rsidR="00F96D55" w:rsidRPr="007849F8" w:rsidRDefault="00F96D55" w:rsidP="00B12F0B">
            <w:pPr>
              <w:pStyle w:val="code"/>
              <w:rPr>
                <w:lang w:val="de-DE"/>
                <w:rPrChange w:id="65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66" w:author="borkox" w:date="2023-02-21T07:37:00Z">
                  <w:rPr/>
                </w:rPrChange>
              </w:rPr>
              <w:t xml:space="preserve">      1      361    </w:t>
            </w:r>
            <w:proofErr w:type="spellStart"/>
            <w:r w:rsidRPr="007849F8">
              <w:rPr>
                <w:lang w:val="de-DE"/>
                <w:rPrChange w:id="67" w:author="borkox" w:date="2023-02-21T07:37:00Z">
                  <w:rPr/>
                </w:rPrChange>
              </w:rPr>
              <w:t>dopa_synapse</w:t>
            </w:r>
            <w:proofErr w:type="spellEnd"/>
            <w:r w:rsidRPr="007849F8">
              <w:rPr>
                <w:lang w:val="de-DE"/>
                <w:rPrChange w:id="68" w:author="borkox" w:date="2023-02-21T07:37:00Z">
                  <w:rPr/>
                </w:rPrChange>
              </w:rPr>
              <w:t xml:space="preserve"> -0.007254   1.000</w:t>
            </w:r>
          </w:p>
          <w:p w14:paraId="0A5D3F88" w14:textId="266DBBA4" w:rsidR="00A97DBC" w:rsidRPr="00A97DBC" w:rsidRDefault="00A97DBC" w:rsidP="00B12F0B">
            <w:pPr>
              <w:pStyle w:val="code"/>
            </w:pPr>
            <w: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3"/>
        <w:gridCol w:w="3062"/>
        <w:gridCol w:w="3007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  <w:lang w:eastAsia="bg-BG"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  <w:lang w:eastAsia="bg-BG"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0395F3DB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 </w:t>
      </w:r>
    </w:p>
    <w:p w14:paraId="782771CB" w14:textId="5EBE7027" w:rsidR="00F73E8E" w:rsidRDefault="00386737" w:rsidP="00F73E8E">
      <w:r>
        <w:t xml:space="preserve">Да разгледаме резултатите от епизодите. Така ще преценим до колко добре се е обучил агента. На следващата фигура </w:t>
      </w:r>
      <w:r w:rsidR="000B2EC1">
        <w:t>е показан</w:t>
      </w:r>
      <w:r>
        <w:t xml:space="preserve">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19CF2E1A" wp14:editId="4D9CB7A5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  <w:lang w:eastAsia="bg-BG"/>
              </w:rPr>
              <w:drawing>
                <wp:inline distT="0" distB="0" distL="0" distR="0" wp14:anchorId="4AA4D5E8" wp14:editId="2D49BD4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28DDF2CD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от спайковете на епизодите и от стъпките на всеки епизод</w:t>
      </w:r>
      <w:r w:rsidR="00460810" w:rsidRPr="00460810">
        <w:t xml:space="preserve"> </w:t>
      </w:r>
      <w:r w:rsidR="00460810">
        <w:t xml:space="preserve">са </w:t>
      </w:r>
      <w:r w:rsidR="00460810">
        <w:t xml:space="preserve">твърде </w:t>
      </w:r>
      <w:r w:rsidR="00460810">
        <w:t>много</w:t>
      </w:r>
      <w:r w:rsidR="002C3634">
        <w:t xml:space="preserve">, </w:t>
      </w:r>
      <w:r w:rsidR="000B2EC1">
        <w:t>е показан</w:t>
      </w:r>
      <w:r w:rsidR="002C3634">
        <w:t xml:space="preserve">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460810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49F86068" wp14:editId="60A8F48B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460810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253255FC" wp14:editId="2A362230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460810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3366DBD3" wp14:editId="7934160A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460810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1B98324B" wp14:editId="30E9E018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0400BFCE" w:rsidR="008566DD" w:rsidRPr="008566DD" w:rsidRDefault="008566DD" w:rsidP="00DD7861">
      <w:pPr>
        <w:pStyle w:val="Quote"/>
        <w:ind w:left="567" w:right="680"/>
      </w:pPr>
      <w:r>
        <w:t>Фиг.6.2.</w:t>
      </w:r>
      <w:r w:rsidR="002633BD">
        <w:t>1.4</w:t>
      </w:r>
      <w:r>
        <w:t xml:space="preserve"> </w:t>
      </w:r>
      <w:r w:rsidR="00DD7861">
        <w:t>Импулси</w:t>
      </w:r>
      <w:r>
        <w:t xml:space="preserve"> от невронните групи</w:t>
      </w:r>
      <w:r w:rsidR="00DD7861">
        <w:t xml:space="preserve">, </w:t>
      </w:r>
      <w:r w:rsidR="00DD7861">
        <w:rPr>
          <w:lang w:val="en-US"/>
        </w:rPr>
        <w:t>Neuron</w:t>
      </w:r>
      <w:r w:rsidR="00DD7861" w:rsidRPr="00DD7861">
        <w:t xml:space="preserve"> </w:t>
      </w:r>
      <w:r w:rsidR="00DD7861">
        <w:rPr>
          <w:lang w:val="en-US"/>
        </w:rPr>
        <w:t>ID</w:t>
      </w:r>
      <w:r w:rsidR="00DD7861" w:rsidRPr="00DD7861">
        <w:t xml:space="preserve"> </w:t>
      </w:r>
      <w:r w:rsidR="00DD7861">
        <w:t>–</w:t>
      </w:r>
      <w:r w:rsidR="00DD7861" w:rsidRPr="00DD7861">
        <w:t xml:space="preserve"> </w:t>
      </w:r>
      <w:r w:rsidR="00DD7861">
        <w:t xml:space="preserve">идентификатор на неврона, </w:t>
      </w:r>
      <w:r w:rsidR="00DD7861">
        <w:rPr>
          <w:lang w:val="en-US"/>
        </w:rPr>
        <w:t>Rate</w:t>
      </w:r>
      <w:r w:rsidR="00DD7861" w:rsidRPr="00DD7861">
        <w:t>(</w:t>
      </w:r>
      <w:r w:rsidR="00DD7861">
        <w:rPr>
          <w:lang w:val="en-US"/>
        </w:rPr>
        <w:t>Hz</w:t>
      </w:r>
      <w:r w:rsidR="00DD7861" w:rsidRPr="00DD7861">
        <w:t>)</w:t>
      </w:r>
      <w:r w:rsidR="00DD7861">
        <w:t xml:space="preserve"> – честота в херци, </w:t>
      </w:r>
      <w:r w:rsidR="00DD7861">
        <w:rPr>
          <w:lang w:val="en-US"/>
        </w:rPr>
        <w:t>Time</w:t>
      </w:r>
      <w:r w:rsidR="00DD7861" w:rsidRPr="00DD7861">
        <w:t xml:space="preserve"> </w:t>
      </w:r>
      <w:r w:rsidR="00DD7861">
        <w:t>–</w:t>
      </w:r>
      <w:r w:rsidR="00DD7861" w:rsidRPr="00DD7861">
        <w:t xml:space="preserve"> </w:t>
      </w:r>
      <w:r w:rsidR="00DD7861">
        <w:t>време в милисекунди</w:t>
      </w:r>
      <w:r>
        <w:t xml:space="preserve">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proofErr w:type="spellStart"/>
      <w:r w:rsidR="00460810">
        <w:rPr>
          <w:lang w:val="en-US"/>
        </w:rPr>
        <w:t>wta</w:t>
      </w:r>
      <w:proofErr w:type="spellEnd"/>
      <w:r w:rsidR="00460810" w:rsidRPr="00460810">
        <w:t xml:space="preserve"> </w:t>
      </w:r>
      <w:r w:rsidR="00460810">
        <w:t xml:space="preserve">– </w:t>
      </w:r>
      <w:r w:rsidR="00460810">
        <w:lastRenderedPageBreak/>
        <w:t xml:space="preserve">импулси във времето генерирани от групата </w:t>
      </w:r>
      <w:r>
        <w:rPr>
          <w:lang w:val="en-US"/>
        </w:rPr>
        <w:t>Actions</w:t>
      </w:r>
      <w:r w:rsidR="00460810">
        <w:t xml:space="preserve"> в схемата </w:t>
      </w:r>
      <w:r w:rsidR="00460810">
        <w:rPr>
          <w:lang w:val="en-US"/>
        </w:rPr>
        <w:t>WTA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="00460810">
        <w:t xml:space="preserve"> – </w:t>
      </w:r>
      <w:r w:rsidR="00460810">
        <w:t>импулси</w:t>
      </w:r>
      <w:r w:rsidR="00460810">
        <w:t xml:space="preserve"> </w:t>
      </w:r>
      <w:r w:rsidR="00460810">
        <w:t xml:space="preserve">във времето генерирани от групата </w:t>
      </w:r>
      <w:r>
        <w:rPr>
          <w:lang w:val="en-US"/>
        </w:rPr>
        <w:t>States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="00460810">
        <w:t xml:space="preserve"> – </w:t>
      </w:r>
      <w:r w:rsidR="00460810">
        <w:t>импулси</w:t>
      </w:r>
      <w:r w:rsidR="00460810">
        <w:t xml:space="preserve"> </w:t>
      </w:r>
      <w:r w:rsidR="00460810">
        <w:t xml:space="preserve"> във времето генерирани от групата </w:t>
      </w:r>
      <w:r>
        <w:rPr>
          <w:lang w:val="en-US"/>
        </w:rPr>
        <w:t>Critic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="00460810">
        <w:t xml:space="preserve"> –</w:t>
      </w:r>
      <w:r w:rsidR="00460810" w:rsidRPr="00460810">
        <w:t xml:space="preserve"> </w:t>
      </w:r>
      <w:r w:rsidR="00460810">
        <w:t>импулси</w:t>
      </w:r>
      <w:r w:rsidR="00460810">
        <w:t xml:space="preserve"> </w:t>
      </w:r>
      <w:r w:rsidR="00460810">
        <w:t xml:space="preserve"> във времето генерирани от групата</w:t>
      </w:r>
    </w:p>
    <w:p w14:paraId="5DB54102" w14:textId="318F2C75" w:rsidR="00AC629B" w:rsidRDefault="008566DD" w:rsidP="00904CB3">
      <w:r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proofErr w:type="spellStart"/>
      <w:r w:rsidR="00DD7861">
        <w:rPr>
          <w:lang w:val="en-US"/>
        </w:rPr>
        <w:t>wta</w:t>
      </w:r>
      <w:proofErr w:type="spellEnd"/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</w:t>
      </w:r>
      <w:r w:rsidR="009614A2">
        <w:t>интервали с повишена активност на определени групи от неврони</w:t>
      </w:r>
      <w:r w:rsidR="003C70C5">
        <w:t xml:space="preserve">, </w:t>
      </w:r>
      <w:r w:rsidR="009614A2">
        <w:t xml:space="preserve">което съответства на </w:t>
      </w:r>
      <w:r w:rsidR="003C70C5">
        <w:t xml:space="preserve"> вземането на решение. Това е </w:t>
      </w:r>
      <w:r w:rsidR="009614A2">
        <w:t xml:space="preserve">резултатът </w:t>
      </w:r>
      <w:r w:rsidR="003C70C5">
        <w:t>от последният успешен епизод, който има 11 стъпки. Може да се види от фа</w:t>
      </w:r>
      <w:r w:rsidR="009614A2">
        <w:t>й</w:t>
      </w:r>
      <w:r w:rsidR="003C70C5">
        <w:t xml:space="preserve">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</w:t>
      </w:r>
      <w:r w:rsidR="008317BE" w:rsidRPr="008317BE">
        <w:t>1.2</w:t>
      </w:r>
      <w:r w:rsidR="003C70C5">
        <w:t xml:space="preserve">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69" w:name="_Toc128120589"/>
      <w:r>
        <w:t xml:space="preserve">6.2.2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69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  <w:lang w:eastAsia="bg-BG"/>
        </w:rPr>
        <w:drawing>
          <wp:inline distT="0" distB="0" distL="0" distR="0" wp14:anchorId="471948E8" wp14:editId="770508D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D0EC995" w:rsidR="009F1C4E" w:rsidRDefault="006E594D" w:rsidP="009F1C4E">
      <w:r>
        <w:lastRenderedPageBreak/>
        <w:t>На фигура 6.2.</w:t>
      </w:r>
      <w:r w:rsidR="008317BE" w:rsidRPr="008317BE">
        <w:t>2.1</w:t>
      </w:r>
      <w:r w:rsidR="009F1C4E">
        <w:t xml:space="preserve"> </w:t>
      </w:r>
      <w:r w:rsidR="00394042">
        <w:t>са показани</w:t>
      </w:r>
      <w:r w:rsidR="009F1C4E">
        <w:t xml:space="preserve"> точките </w:t>
      </w:r>
      <w:r>
        <w:t>от епизодите</w:t>
      </w:r>
      <w:r w:rsidR="009F1C4E">
        <w:t xml:space="preserve">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70" w:name="_Toc128120590"/>
      <w:r>
        <w:t xml:space="preserve">6.2.3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70"/>
    </w:p>
    <w:p w14:paraId="119F0F00" w14:textId="58CB8A2A" w:rsidR="007A11C4" w:rsidRDefault="00394042" w:rsidP="009F1C4E">
      <w:r>
        <w:t>В</w:t>
      </w:r>
      <w:r w:rsidR="007A11C4">
        <w:t xml:space="preserve"> този вариант има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  <w:lang w:eastAsia="bg-BG"/>
        </w:rPr>
        <w:drawing>
          <wp:inline distT="0" distB="0" distL="0" distR="0" wp14:anchorId="14674DEC" wp14:editId="4CC9FE0D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09703499" w:rsidR="00904CB3" w:rsidRPr="00904CB3" w:rsidRDefault="00712C05" w:rsidP="00904CB3">
      <w:r>
        <w:t>Вижда</w:t>
      </w:r>
      <w:r w:rsidR="004C5B9B">
        <w:t xml:space="preserve"> се</w:t>
      </w:r>
      <w:r>
        <w:t xml:space="preserve">, че при 4х4 достигане на утвърдително решение не е тривиално. Горната графика </w:t>
      </w:r>
      <w:r w:rsidR="004C5B9B">
        <w:t xml:space="preserve">е при </w:t>
      </w:r>
      <w:r>
        <w:t xml:space="preserve">все още не при достигнато решение, но </w:t>
      </w:r>
      <w:r w:rsidR="004C5B9B">
        <w:t>все пак е видно</w:t>
      </w:r>
      <w:r>
        <w:t xml:space="preserve">, че </w:t>
      </w:r>
      <w:r w:rsidR="004C5B9B">
        <w:t xml:space="preserve">има </w:t>
      </w:r>
      <w:r>
        <w:t xml:space="preserve">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 xml:space="preserve">Намалявайки невроните в някои от групите може да </w:t>
      </w:r>
      <w:r w:rsidR="004C5B9B">
        <w:t xml:space="preserve">ускори </w:t>
      </w:r>
      <w:r>
        <w:t>и</w:t>
      </w:r>
      <w:r w:rsidR="004C5B9B">
        <w:t>з</w:t>
      </w:r>
      <w:r>
        <w:t>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71" w:name="_Toc128120591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71"/>
    </w:p>
    <w:p w14:paraId="2BAA5304" w14:textId="5F0438DF" w:rsidR="00D44768" w:rsidRDefault="001B59C8" w:rsidP="005075BE">
      <w:r>
        <w:t xml:space="preserve">За допаминовите </w:t>
      </w:r>
      <w:r w:rsidR="004C5B9B">
        <w:t>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7849F8" w:rsidRDefault="001B59C8" w:rsidP="00B12F0B">
            <w:pPr>
              <w:pStyle w:val="code"/>
              <w:rPr>
                <w:lang w:val="fr-FR"/>
                <w:rPrChange w:id="72" w:author="borkox" w:date="2023-02-21T07:37:00Z">
                  <w:rPr/>
                </w:rPrChange>
              </w:rPr>
            </w:pPr>
            <w:proofErr w:type="spellStart"/>
            <w:r w:rsidRPr="007849F8">
              <w:rPr>
                <w:lang w:val="fr-FR"/>
                <w:rPrChange w:id="73" w:author="borkox" w:date="2023-02-21T07:37:00Z">
                  <w:rPr/>
                </w:rPrChange>
              </w:rPr>
              <w:lastRenderedPageBreak/>
              <w:t>tau_c</w:t>
            </w:r>
            <w:proofErr w:type="spellEnd"/>
            <w:r w:rsidRPr="007849F8">
              <w:rPr>
                <w:lang w:val="fr-FR"/>
                <w:rPrChange w:id="74" w:author="borkox" w:date="2023-02-21T07:37:00Z">
                  <w:rPr/>
                </w:rPrChange>
              </w:rPr>
              <w:t xml:space="preserve"> = 50.0</w:t>
            </w:r>
          </w:p>
          <w:p w14:paraId="25AEF9C1" w14:textId="77777777" w:rsidR="001B59C8" w:rsidRPr="007849F8" w:rsidRDefault="001B59C8" w:rsidP="00B12F0B">
            <w:pPr>
              <w:pStyle w:val="code"/>
              <w:rPr>
                <w:lang w:val="fr-FR"/>
                <w:rPrChange w:id="75" w:author="borkox" w:date="2023-02-21T07:37:00Z">
                  <w:rPr/>
                </w:rPrChange>
              </w:rPr>
            </w:pPr>
            <w:proofErr w:type="spellStart"/>
            <w:r w:rsidRPr="007849F8">
              <w:rPr>
                <w:lang w:val="fr-FR"/>
                <w:rPrChange w:id="76" w:author="borkox" w:date="2023-02-21T07:37:00Z">
                  <w:rPr/>
                </w:rPrChange>
              </w:rPr>
              <w:t>tau_n</w:t>
            </w:r>
            <w:proofErr w:type="spellEnd"/>
            <w:r w:rsidRPr="007849F8">
              <w:rPr>
                <w:lang w:val="fr-FR"/>
                <w:rPrChange w:id="77" w:author="borkox" w:date="2023-02-21T07:37:00Z">
                  <w:rPr/>
                </w:rPrChange>
              </w:rPr>
              <w:t xml:space="preserve"> = 20.0</w:t>
            </w:r>
          </w:p>
          <w:p w14:paraId="44B02885" w14:textId="77777777" w:rsidR="001B59C8" w:rsidRPr="007849F8" w:rsidRDefault="001B59C8" w:rsidP="00B12F0B">
            <w:pPr>
              <w:pStyle w:val="code"/>
              <w:rPr>
                <w:lang w:val="fr-FR"/>
                <w:rPrChange w:id="78" w:author="borkox" w:date="2023-02-21T07:37:00Z">
                  <w:rPr/>
                </w:rPrChange>
              </w:rPr>
            </w:pPr>
            <w:proofErr w:type="spellStart"/>
            <w:r w:rsidRPr="007849F8">
              <w:rPr>
                <w:lang w:val="fr-FR"/>
                <w:rPrChange w:id="79" w:author="borkox" w:date="2023-02-21T07:37:00Z">
                  <w:rPr/>
                </w:rPrChange>
              </w:rPr>
              <w:t>tau_plus</w:t>
            </w:r>
            <w:proofErr w:type="spellEnd"/>
            <w:r w:rsidRPr="007849F8">
              <w:rPr>
                <w:lang w:val="fr-FR"/>
                <w:rPrChange w:id="80" w:author="borkox" w:date="2023-02-21T07:37:00Z">
                  <w:rPr/>
                </w:rPrChange>
              </w:rPr>
              <w:t xml:space="preserve"> = 20.</w:t>
            </w:r>
          </w:p>
          <w:p w14:paraId="350F5421" w14:textId="77777777" w:rsidR="001B59C8" w:rsidRPr="007849F8" w:rsidRDefault="001B59C8" w:rsidP="00B12F0B">
            <w:pPr>
              <w:pStyle w:val="code"/>
              <w:rPr>
                <w:lang w:val="fr-FR"/>
                <w:rPrChange w:id="81" w:author="borkox" w:date="2023-02-21T07:37:00Z">
                  <w:rPr/>
                </w:rPrChange>
              </w:rPr>
            </w:pPr>
          </w:p>
          <w:p w14:paraId="281B395A" w14:textId="77777777" w:rsidR="001B59C8" w:rsidRPr="001B59C8" w:rsidRDefault="001B59C8" w:rsidP="00B12F0B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B12F0B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82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82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7849F8" w:rsidRDefault="001B59C8" w:rsidP="00B12F0B">
            <w:pPr>
              <w:pStyle w:val="code"/>
              <w:rPr>
                <w:lang w:val="fr-FR"/>
                <w:rPrChange w:id="83" w:author="borkox" w:date="2023-02-21T07:37:00Z">
                  <w:rPr/>
                </w:rPrChange>
              </w:rPr>
            </w:pPr>
            <w:r w:rsidRPr="001B59C8">
              <w:t xml:space="preserve">    </w:t>
            </w:r>
            <w:r w:rsidRPr="007849F8">
              <w:rPr>
                <w:lang w:val="fr-FR"/>
                <w:rPrChange w:id="84" w:author="borkox" w:date="2023-02-21T07:37:00Z">
                  <w:rPr/>
                </w:rPrChange>
              </w:rPr>
              <w:t xml:space="preserve">'vt': </w:t>
            </w:r>
            <w:proofErr w:type="spellStart"/>
            <w:r w:rsidRPr="007849F8">
              <w:rPr>
                <w:lang w:val="fr-FR"/>
                <w:rPrChange w:id="85" w:author="borkox" w:date="2023-02-21T07:37:00Z">
                  <w:rPr/>
                </w:rPrChange>
              </w:rPr>
              <w:t>vol_trans.get</w:t>
            </w:r>
            <w:proofErr w:type="spellEnd"/>
            <w:r w:rsidRPr="007849F8">
              <w:rPr>
                <w:lang w:val="fr-FR"/>
                <w:rPrChange w:id="86" w:author="borkox" w:date="2023-02-21T07:37:00Z">
                  <w:rPr/>
                </w:rPrChange>
              </w:rPr>
              <w:t>('</w:t>
            </w:r>
            <w:proofErr w:type="spellStart"/>
            <w:r w:rsidRPr="007849F8">
              <w:rPr>
                <w:lang w:val="fr-FR"/>
                <w:rPrChange w:id="87" w:author="borkox" w:date="2023-02-21T07:37:00Z">
                  <w:rPr/>
                </w:rPrChange>
              </w:rPr>
              <w:t>global_id</w:t>
            </w:r>
            <w:proofErr w:type="spellEnd"/>
            <w:r w:rsidRPr="007849F8">
              <w:rPr>
                <w:lang w:val="fr-FR"/>
                <w:rPrChange w:id="88" w:author="borkox" w:date="2023-02-21T07:37:00Z">
                  <w:rPr/>
                </w:rPrChange>
              </w:rPr>
              <w:t>'), '</w:t>
            </w:r>
            <w:proofErr w:type="spellStart"/>
            <w:r w:rsidRPr="007849F8">
              <w:rPr>
                <w:lang w:val="fr-FR"/>
                <w:rPrChange w:id="89" w:author="borkox" w:date="2023-02-21T07:37:00Z">
                  <w:rPr/>
                </w:rPrChange>
              </w:rPr>
              <w:t>A_plus</w:t>
            </w:r>
            <w:proofErr w:type="spellEnd"/>
            <w:r w:rsidRPr="007849F8">
              <w:rPr>
                <w:lang w:val="fr-FR"/>
                <w:rPrChange w:id="90" w:author="borkox" w:date="2023-02-21T07:37:00Z">
                  <w:rPr/>
                </w:rPrChange>
              </w:rPr>
              <w:t>': 1, '</w:t>
            </w:r>
            <w:proofErr w:type="spellStart"/>
            <w:r w:rsidRPr="007849F8">
              <w:rPr>
                <w:lang w:val="fr-FR"/>
                <w:rPrChange w:id="91" w:author="borkox" w:date="2023-02-21T07:37:00Z">
                  <w:rPr/>
                </w:rPrChange>
              </w:rPr>
              <w:t>A_minus</w:t>
            </w:r>
            <w:proofErr w:type="spellEnd"/>
            <w:r w:rsidRPr="007849F8">
              <w:rPr>
                <w:lang w:val="fr-FR"/>
                <w:rPrChange w:id="92" w:author="borkox" w:date="2023-02-21T07:37:00Z">
                  <w:rPr/>
                </w:rPrChange>
              </w:rPr>
              <w:t>': .5, "</w:t>
            </w:r>
            <w:proofErr w:type="spellStart"/>
            <w:r w:rsidRPr="007849F8">
              <w:rPr>
                <w:lang w:val="fr-FR"/>
                <w:rPrChange w:id="93" w:author="borkox" w:date="2023-02-21T07:37:00Z">
                  <w:rPr/>
                </w:rPrChange>
              </w:rPr>
              <w:t>tau_plus</w:t>
            </w:r>
            <w:proofErr w:type="spellEnd"/>
            <w:r w:rsidRPr="007849F8">
              <w:rPr>
                <w:lang w:val="fr-FR"/>
                <w:rPrChange w:id="94" w:author="borkox" w:date="2023-02-21T07:37:00Z">
                  <w:rPr/>
                </w:rPrChange>
              </w:rPr>
              <w:t xml:space="preserve">": </w:t>
            </w:r>
            <w:proofErr w:type="spellStart"/>
            <w:r w:rsidRPr="007849F8">
              <w:rPr>
                <w:lang w:val="fr-FR"/>
                <w:rPrChange w:id="95" w:author="borkox" w:date="2023-02-21T07:37:00Z">
                  <w:rPr/>
                </w:rPrChange>
              </w:rPr>
              <w:t>tau_plus</w:t>
            </w:r>
            <w:proofErr w:type="spellEnd"/>
            <w:r w:rsidRPr="007849F8">
              <w:rPr>
                <w:lang w:val="fr-FR"/>
                <w:rPrChange w:id="96" w:author="borkox" w:date="2023-02-21T07:37:00Z">
                  <w:rPr/>
                </w:rPrChange>
              </w:rPr>
              <w:t>,</w:t>
            </w:r>
          </w:p>
          <w:p w14:paraId="388D7B8F" w14:textId="53616DE9" w:rsidR="001B59C8" w:rsidRPr="007849F8" w:rsidRDefault="001B59C8" w:rsidP="00B12F0B">
            <w:pPr>
              <w:pStyle w:val="code"/>
              <w:rPr>
                <w:lang w:val="fr-FR"/>
                <w:rPrChange w:id="97" w:author="borkox" w:date="2023-02-21T07:37:00Z">
                  <w:rPr/>
                </w:rPrChange>
              </w:rPr>
            </w:pPr>
            <w:r w:rsidRPr="007849F8">
              <w:rPr>
                <w:lang w:val="fr-FR"/>
                <w:rPrChange w:id="98" w:author="borkox" w:date="2023-02-21T07:37:00Z">
                  <w:rPr/>
                </w:rPrChange>
              </w:rPr>
              <w:t xml:space="preserve">    '</w:t>
            </w:r>
            <w:proofErr w:type="spellStart"/>
            <w:r w:rsidRPr="007849F8">
              <w:rPr>
                <w:lang w:val="fr-FR"/>
                <w:rPrChange w:id="99" w:author="borkox" w:date="2023-02-21T07:37:00Z">
                  <w:rPr/>
                </w:rPrChange>
              </w:rPr>
              <w:t>Wmin</w:t>
            </w:r>
            <w:proofErr w:type="spellEnd"/>
            <w:r w:rsidRPr="007849F8">
              <w:rPr>
                <w:lang w:val="fr-FR"/>
                <w:rPrChange w:id="100" w:author="borkox" w:date="2023-02-21T07:37:00Z">
                  <w:rPr/>
                </w:rPrChange>
              </w:rPr>
              <w:t>': -10., '</w:t>
            </w:r>
            <w:proofErr w:type="spellStart"/>
            <w:r w:rsidRPr="007849F8">
              <w:rPr>
                <w:lang w:val="fr-FR"/>
                <w:rPrChange w:id="101" w:author="borkox" w:date="2023-02-21T07:37:00Z">
                  <w:rPr/>
                </w:rPrChange>
              </w:rPr>
              <w:t>Wmax</w:t>
            </w:r>
            <w:proofErr w:type="spellEnd"/>
            <w:r w:rsidRPr="007849F8">
              <w:rPr>
                <w:lang w:val="fr-FR"/>
                <w:rPrChange w:id="102" w:author="borkox" w:date="2023-02-21T07:37:00Z">
                  <w:rPr/>
                </w:rPrChange>
              </w:rPr>
              <w:t>': 10., 'b': 0., '</w:t>
            </w:r>
            <w:proofErr w:type="spellStart"/>
            <w:r w:rsidRPr="007849F8">
              <w:rPr>
                <w:lang w:val="fr-FR"/>
                <w:rPrChange w:id="103" w:author="borkox" w:date="2023-02-21T07:37:00Z">
                  <w:rPr/>
                </w:rPrChange>
              </w:rPr>
              <w:t>tau_n</w:t>
            </w:r>
            <w:proofErr w:type="spellEnd"/>
            <w:r w:rsidRPr="007849F8">
              <w:rPr>
                <w:lang w:val="fr-FR"/>
                <w:rPrChange w:id="104" w:author="borkox" w:date="2023-02-21T07:37:00Z">
                  <w:rPr/>
                </w:rPrChange>
              </w:rPr>
              <w:t xml:space="preserve">': </w:t>
            </w:r>
            <w:proofErr w:type="spellStart"/>
            <w:r w:rsidRPr="007849F8">
              <w:rPr>
                <w:lang w:val="fr-FR"/>
                <w:rPrChange w:id="105" w:author="borkox" w:date="2023-02-21T07:37:00Z">
                  <w:rPr/>
                </w:rPrChange>
              </w:rPr>
              <w:t>tau_n</w:t>
            </w:r>
            <w:proofErr w:type="spellEnd"/>
            <w:r w:rsidRPr="007849F8">
              <w:rPr>
                <w:lang w:val="fr-FR"/>
                <w:rPrChange w:id="106" w:author="borkox" w:date="2023-02-21T07:37:00Z">
                  <w:rPr/>
                </w:rPrChange>
              </w:rPr>
              <w:t>, '</w:t>
            </w:r>
            <w:proofErr w:type="spellStart"/>
            <w:r w:rsidRPr="007849F8">
              <w:rPr>
                <w:lang w:val="fr-FR"/>
                <w:rPrChange w:id="107" w:author="borkox" w:date="2023-02-21T07:37:00Z">
                  <w:rPr/>
                </w:rPrChange>
              </w:rPr>
              <w:t>tau_c</w:t>
            </w:r>
            <w:proofErr w:type="spellEnd"/>
            <w:r w:rsidRPr="007849F8">
              <w:rPr>
                <w:lang w:val="fr-FR"/>
                <w:rPrChange w:id="108" w:author="borkox" w:date="2023-02-21T07:37:00Z">
                  <w:rPr/>
                </w:rPrChange>
              </w:rPr>
              <w:t xml:space="preserve">': </w:t>
            </w:r>
            <w:proofErr w:type="spellStart"/>
            <w:r w:rsidRPr="007849F8">
              <w:rPr>
                <w:lang w:val="fr-FR"/>
                <w:rPrChange w:id="109" w:author="borkox" w:date="2023-02-21T07:37:00Z">
                  <w:rPr/>
                </w:rPrChange>
              </w:rPr>
              <w:t>tau_c</w:t>
            </w:r>
            <w:proofErr w:type="spellEnd"/>
            <w:r w:rsidRPr="007849F8">
              <w:rPr>
                <w:lang w:val="fr-FR"/>
                <w:rPrChange w:id="110" w:author="borkox" w:date="2023-02-21T07:37:00Z">
                  <w:rPr/>
                </w:rPrChange>
              </w:rPr>
              <w:t>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2E52D61E" w:rsidR="00447024" w:rsidRDefault="00447024" w:rsidP="00447024"/>
    <w:p w14:paraId="1F48B023" w14:textId="28FBCC00" w:rsidR="002A337F" w:rsidRDefault="002A337F" w:rsidP="000E07E9"/>
    <w:p w14:paraId="7502D979" w14:textId="1C0594AE" w:rsidR="00BD212E" w:rsidRDefault="0084601A" w:rsidP="00BD212E">
      <w:r>
        <w:t>П</w:t>
      </w:r>
      <w:r w:rsidR="00BD212E">
        <w:t>араметър</w:t>
      </w:r>
      <w:r>
        <w:t>ът</w:t>
      </w:r>
      <w:r w:rsidR="00BD212E">
        <w:t xml:space="preserve"> </w:t>
      </w:r>
      <w:r w:rsidR="00BD212E">
        <w:rPr>
          <w:rFonts w:cs="Times New Roman"/>
        </w:rPr>
        <w:t>γ</w:t>
      </w:r>
      <w:r w:rsidR="00BD212E">
        <w:t xml:space="preserve"> описан на Фиг. 5.1.2 </w:t>
      </w:r>
      <w:r>
        <w:t xml:space="preserve">има </w:t>
      </w:r>
      <w:r w:rsidR="00BD212E">
        <w:t xml:space="preserve">стойност </w:t>
      </w:r>
      <w:r w:rsidR="00582ED4">
        <w:t>1</w:t>
      </w:r>
      <w:r w:rsidR="00712C05">
        <w:t>.0</w:t>
      </w:r>
      <w:r w:rsidR="00BD212E">
        <w:t xml:space="preserve">. </w:t>
      </w:r>
    </w:p>
    <w:p w14:paraId="7468B6B8" w14:textId="222CBCDD" w:rsidR="00582ED4" w:rsidRDefault="000E07E9" w:rsidP="00BD212E">
      <w:r>
        <w:t>На скоростта на обучение можем да повлияем като скалираме поощрението от средата</w:t>
      </w:r>
      <w:r w:rsidR="00582ED4">
        <w:t>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B12F0B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B12F0B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51FB9DE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</w:t>
      </w:r>
      <w:r w:rsidR="008317BE">
        <w:t>Скалиране на наградата и влияние на скоростта на обучение</w:t>
      </w:r>
    </w:p>
    <w:p w14:paraId="53655019" w14:textId="2A2515E1" w:rsidR="00DF4E8E" w:rsidRPr="00DF4E8E" w:rsidRDefault="00DF4E8E" w:rsidP="00BD212E">
      <w:commentRangeStart w:id="111"/>
      <w:r>
        <w:t xml:space="preserve">Всъщност </w:t>
      </w:r>
      <w:r w:rsidR="000E07E9">
        <w:t>скоростта</w:t>
      </w:r>
      <w:r>
        <w:t xml:space="preserve">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  <w:commentRangeEnd w:id="111"/>
      <w:r w:rsidR="00206D09">
        <w:rPr>
          <w:rStyle w:val="CommentReference"/>
        </w:rPr>
        <w:commentReference w:id="111"/>
      </w:r>
    </w:p>
    <w:p w14:paraId="023B3EBA" w14:textId="46FFCDBA" w:rsidR="00B6625B" w:rsidRPr="008317BE" w:rsidRDefault="00B6625B" w:rsidP="00BD212E">
      <w:commentRangeStart w:id="112"/>
      <w:commentRangeStart w:id="113"/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  <w:commentRangeEnd w:id="112"/>
      <w:r w:rsidR="00206D09">
        <w:rPr>
          <w:rStyle w:val="CommentReference"/>
        </w:rPr>
        <w:commentReference w:id="112"/>
      </w:r>
      <w:commentRangeEnd w:id="113"/>
      <w:r w:rsidR="008141C2">
        <w:rPr>
          <w:rStyle w:val="CommentReference"/>
        </w:rPr>
        <w:commentReference w:id="113"/>
      </w:r>
      <w:r w:rsidR="008317BE">
        <w:t xml:space="preserve"> Например възможно е агентът да се върти в кръг и да минава през едни и същи състояния без да достига до край и без да попада в дупка .</w:t>
      </w:r>
    </w:p>
    <w:p w14:paraId="1A8E768F" w14:textId="1FCDC8E7" w:rsidR="00B6625B" w:rsidDel="00206D09" w:rsidRDefault="00B6625B" w:rsidP="00BD212E">
      <w:pPr>
        <w:rPr>
          <w:del w:id="114" w:author="USER" w:date="2023-02-20T16:49:00Z"/>
        </w:rPr>
      </w:pPr>
      <w:r>
        <w:lastRenderedPageBreak/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3E279D26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15" w:name="_Toc128120592"/>
      <w:r>
        <w:t>6. Идеи за бъдещо развитие и подобрения</w:t>
      </w:r>
      <w:bookmarkEnd w:id="115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lastRenderedPageBreak/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16" w:name="_Toc128120593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16"/>
    </w:p>
    <w:p w14:paraId="33B6370D" w14:textId="2942B5BD" w:rsidR="00F053E6" w:rsidRDefault="00F053E6" w:rsidP="00F053E6">
      <w:r>
        <w:t xml:space="preserve">[1] </w:t>
      </w:r>
      <w:r w:rsidR="000E07E9">
        <w:t>Sutton</w:t>
      </w:r>
      <w:r w:rsidR="000E07E9">
        <w:t xml:space="preserve"> </w:t>
      </w:r>
      <w:r w:rsidR="000E07E9">
        <w:t>R.</w:t>
      </w:r>
      <w:r w:rsidR="000E07E9">
        <w:rPr>
          <w:lang w:val="en-US"/>
        </w:rPr>
        <w:t xml:space="preserve">, </w:t>
      </w:r>
      <w:r w:rsidR="000E07E9">
        <w:t>Barto</w:t>
      </w:r>
      <w:r w:rsidR="000E07E9">
        <w:t xml:space="preserve"> </w:t>
      </w:r>
      <w:r w:rsidR="000E07E9">
        <w:t xml:space="preserve">A. </w:t>
      </w:r>
      <w:r w:rsidR="000E07E9">
        <w:rPr>
          <w:lang w:val="en-US"/>
        </w:rPr>
        <w:t>(</w:t>
      </w:r>
      <w:r w:rsidR="000E07E9">
        <w:t>2018</w:t>
      </w:r>
      <w:r w:rsidR="000E07E9">
        <w:rPr>
          <w:lang w:val="en-US"/>
        </w:rPr>
        <w:t>)</w:t>
      </w:r>
      <w:r w:rsidR="000E07E9">
        <w:t xml:space="preserve">, </w:t>
      </w:r>
      <w:r>
        <w:t>Reinforcement Learning: An Introduction,</w:t>
      </w:r>
      <w:r w:rsidR="002A2689" w:rsidRPr="002A2689">
        <w:t xml:space="preserve"> </w:t>
      </w:r>
      <w:r w:rsidR="002A2689" w:rsidRPr="002A2689">
        <w:t>The MIT Press</w:t>
      </w:r>
      <w:r w:rsidR="002A2689">
        <w:rPr>
          <w:lang w:val="en-US"/>
        </w:rPr>
        <w:t>,</w:t>
      </w:r>
      <w:r>
        <w:t xml:space="preserve"> </w:t>
      </w:r>
      <w:hyperlink r:id="rId47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213F00EF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</w:t>
      </w:r>
      <w:r w:rsidR="000E07E9" w:rsidRPr="009057FF">
        <w:rPr>
          <w:lang w:val="en-GB"/>
        </w:rPr>
        <w:t>O’Reilly</w:t>
      </w:r>
      <w:r w:rsidR="000E07E9" w:rsidRPr="009057FF">
        <w:rPr>
          <w:lang w:val="en-GB"/>
        </w:rPr>
        <w:t xml:space="preserve"> </w:t>
      </w:r>
      <w:r w:rsidR="000E07E9" w:rsidRPr="009057FF">
        <w:rPr>
          <w:lang w:val="en-GB"/>
        </w:rPr>
        <w:t>R</w:t>
      </w:r>
      <w:r w:rsidR="000E07E9">
        <w:rPr>
          <w:lang w:val="en-GB"/>
        </w:rPr>
        <w:t xml:space="preserve">. </w:t>
      </w:r>
      <w:r w:rsidR="000E07E9" w:rsidRPr="009057FF">
        <w:rPr>
          <w:lang w:val="en-GB"/>
        </w:rPr>
        <w:t xml:space="preserve">et al. </w:t>
      </w:r>
      <w:r w:rsidR="000E07E9">
        <w:rPr>
          <w:lang w:val="en-GB"/>
        </w:rPr>
        <w:t>(</w:t>
      </w:r>
      <w:r w:rsidR="000E07E9" w:rsidRPr="009057FF">
        <w:rPr>
          <w:lang w:val="en-GB"/>
        </w:rPr>
        <w:t>2020</w:t>
      </w:r>
      <w:r w:rsidR="000E07E9">
        <w:rPr>
          <w:lang w:val="en-GB"/>
        </w:rPr>
        <w:t>)</w:t>
      </w:r>
      <w:r w:rsidR="000E07E9">
        <w:t xml:space="preserve">, </w:t>
      </w:r>
      <w:r w:rsidRPr="009057FF">
        <w:rPr>
          <w:lang w:val="en-GB"/>
        </w:rPr>
        <w:t xml:space="preserve">Computational Cognitive Neuroscience, </w:t>
      </w:r>
      <w:r w:rsidR="009057FF" w:rsidRPr="009057FF">
        <w:rPr>
          <w:lang w:val="en-GB"/>
        </w:rPr>
        <w:t>Open Textbook, freely a</w:t>
      </w:r>
      <w:r w:rsidR="009057FF">
        <w:rPr>
          <w:lang w:val="en-GB"/>
        </w:rPr>
        <w:t xml:space="preserve">vailable, </w:t>
      </w:r>
      <w:hyperlink r:id="rId48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7A757C0D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0E07E9" w:rsidRPr="00531157">
        <w:t>Izhikevich</w:t>
      </w:r>
      <w:r w:rsidR="000E07E9">
        <w:rPr>
          <w:lang w:val="en-US"/>
        </w:rPr>
        <w:t xml:space="preserve"> E (</w:t>
      </w:r>
      <w:r w:rsidR="000E07E9">
        <w:t>2005</w:t>
      </w:r>
      <w:r w:rsidR="000E07E9">
        <w:rPr>
          <w:lang w:val="en-US"/>
        </w:rPr>
        <w:t>)</w:t>
      </w:r>
      <w:r w:rsidR="000E07E9">
        <w:t xml:space="preserve">,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9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r w:rsidR="009F02EA">
        <w:fldChar w:fldCharType="begin"/>
      </w:r>
      <w:r w:rsidR="009F02EA">
        <w:instrText>HYPERLINK "https://www.gymlibrary.dev/environments/toy_text/frozen_lake/"</w:instrText>
      </w:r>
      <w:r w:rsidR="009F02EA"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 w:rsidR="009F02EA"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5C29755D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</w:t>
      </w:r>
      <w:hyperlink r:id="rId50" w:history="1">
        <w:r w:rsidR="002A2689" w:rsidRPr="00573C88">
          <w:rPr>
            <w:rStyle w:val="Hyperlink"/>
            <w:lang w:val="en-GB"/>
          </w:rPr>
          <w:t>https://nest-simulator.readthedocs.io/en/v3.3/index.html</w:t>
        </w:r>
      </w:hyperlink>
      <w:r w:rsidR="002A2689">
        <w:rPr>
          <w:lang w:val="en-GB"/>
        </w:rPr>
        <w:t xml:space="preserve"> </w:t>
      </w:r>
      <w:r w:rsidR="00B47960" w:rsidRPr="00B47960">
        <w:rPr>
          <w:lang w:val="en-GB"/>
        </w:rPr>
        <w:t xml:space="preserve"> </w:t>
      </w:r>
    </w:p>
    <w:p w14:paraId="3A65677B" w14:textId="228D5309" w:rsidR="00A35D73" w:rsidRDefault="00A35D73" w:rsidP="00A35D73">
      <w:pPr>
        <w:jc w:val="left"/>
        <w:rPr>
          <w:lang w:val="en-GB"/>
        </w:rPr>
      </w:pPr>
      <w:r w:rsidRPr="000E07E9">
        <w:rPr>
          <w:lang w:val="en-GB"/>
        </w:rPr>
        <w:t>[</w:t>
      </w:r>
      <w:r w:rsidR="00C8316D" w:rsidRPr="000E07E9">
        <w:rPr>
          <w:lang w:val="en-GB"/>
        </w:rPr>
        <w:t>6</w:t>
      </w:r>
      <w:r w:rsidRPr="000E07E9">
        <w:rPr>
          <w:lang w:val="en-GB"/>
        </w:rPr>
        <w:t xml:space="preserve">] </w:t>
      </w:r>
      <w:r w:rsidR="000E07E9" w:rsidRPr="000E07E9">
        <w:rPr>
          <w:lang w:val="en-GB"/>
        </w:rPr>
        <w:t>Gerstner</w:t>
      </w:r>
      <w:r w:rsidR="000E07E9" w:rsidRPr="000E07E9">
        <w:rPr>
          <w:lang w:val="en-GB"/>
        </w:rPr>
        <w:t xml:space="preserve"> W</w:t>
      </w:r>
      <w:r w:rsidR="000E07E9" w:rsidRPr="000E07E9">
        <w:rPr>
          <w:lang w:val="en-GB"/>
        </w:rPr>
        <w:t>, Kistler</w:t>
      </w:r>
      <w:r w:rsidR="000E07E9" w:rsidRPr="000E07E9">
        <w:rPr>
          <w:lang w:val="en-GB"/>
        </w:rPr>
        <w:t xml:space="preserve"> M</w:t>
      </w:r>
      <w:r w:rsidR="000E07E9" w:rsidRPr="000E07E9">
        <w:rPr>
          <w:lang w:val="en-GB"/>
        </w:rPr>
        <w:t xml:space="preserve">, </w:t>
      </w:r>
      <w:proofErr w:type="spellStart"/>
      <w:r w:rsidR="000E07E9" w:rsidRPr="000E07E9">
        <w:rPr>
          <w:lang w:val="en-GB"/>
        </w:rPr>
        <w:t>Naud</w:t>
      </w:r>
      <w:proofErr w:type="spellEnd"/>
      <w:r w:rsidR="000E07E9" w:rsidRPr="000E07E9">
        <w:rPr>
          <w:lang w:val="en-GB"/>
        </w:rPr>
        <w:t xml:space="preserve"> R</w:t>
      </w:r>
      <w:r w:rsidR="000E07E9" w:rsidRPr="000E07E9">
        <w:rPr>
          <w:lang w:val="en-GB"/>
        </w:rPr>
        <w:t xml:space="preserve">, </w:t>
      </w:r>
      <w:proofErr w:type="spellStart"/>
      <w:r w:rsidR="000E07E9" w:rsidRPr="000E07E9">
        <w:rPr>
          <w:lang w:val="en-GB"/>
        </w:rPr>
        <w:t>Paninski</w:t>
      </w:r>
      <w:proofErr w:type="spellEnd"/>
      <w:r w:rsidR="000E07E9" w:rsidRPr="000E07E9">
        <w:rPr>
          <w:lang w:val="en-GB"/>
        </w:rPr>
        <w:t xml:space="preserve"> </w:t>
      </w:r>
      <w:r w:rsidR="000E07E9" w:rsidRPr="000E07E9">
        <w:rPr>
          <w:lang w:val="en-GB"/>
        </w:rPr>
        <w:t>L.</w:t>
      </w:r>
      <w:r w:rsidR="000E07E9" w:rsidRPr="000E07E9">
        <w:rPr>
          <w:lang w:val="en-GB"/>
        </w:rPr>
        <w:t xml:space="preserve"> (</w:t>
      </w:r>
      <w:r w:rsidR="000E07E9">
        <w:rPr>
          <w:lang w:val="en-GB"/>
        </w:rPr>
        <w:t>2014</w:t>
      </w:r>
      <w:r w:rsidR="000E07E9">
        <w:rPr>
          <w:lang w:val="en-GB"/>
        </w:rPr>
        <w:t>)</w:t>
      </w:r>
      <w:r w:rsidR="000E07E9">
        <w:rPr>
          <w:lang w:val="en-GB"/>
        </w:rPr>
        <w:t xml:space="preserve">, </w:t>
      </w:r>
      <w:r w:rsidR="00C8316D" w:rsidRPr="00C8316D">
        <w:rPr>
          <w:lang w:val="en-GB"/>
        </w:rPr>
        <w:t xml:space="preserve">Neuronal Dynamics, </w:t>
      </w:r>
      <w:r w:rsidR="00C8316D">
        <w:rPr>
          <w:lang w:val="en-GB"/>
        </w:rPr>
        <w:t>Cambridge university press</w:t>
      </w:r>
      <w:r w:rsidR="00847C43">
        <w:rPr>
          <w:lang w:val="en-GB"/>
        </w:rPr>
        <w:t xml:space="preserve">, </w:t>
      </w:r>
      <w:hyperlink r:id="rId51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196EFE46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="000E07E9" w:rsidRPr="00895B16">
        <w:t>Potjans W</w:t>
      </w:r>
      <w:r w:rsidR="000E07E9">
        <w:rPr>
          <w:lang w:val="en-US"/>
        </w:rPr>
        <w:t>.</w:t>
      </w:r>
      <w:r w:rsidR="000E07E9">
        <w:rPr>
          <w:lang w:val="en-US"/>
        </w:rPr>
        <w:t>,</w:t>
      </w:r>
      <w:r w:rsidR="000E07E9">
        <w:t xml:space="preserve"> </w:t>
      </w:r>
      <w:r w:rsidR="000E07E9" w:rsidRPr="00895B16">
        <w:t>Morrison A</w:t>
      </w:r>
      <w:r w:rsidR="000E07E9">
        <w:rPr>
          <w:lang w:val="en-US"/>
        </w:rPr>
        <w:t>.</w:t>
      </w:r>
      <w:r w:rsidR="000E07E9">
        <w:rPr>
          <w:lang w:val="en-US"/>
        </w:rPr>
        <w:t xml:space="preserve">, </w:t>
      </w:r>
      <w:r w:rsidR="000E07E9" w:rsidRPr="00895B16">
        <w:t>Diesmann</w:t>
      </w:r>
      <w:r w:rsidR="000E07E9">
        <w:rPr>
          <w:lang w:val="en-US"/>
        </w:rPr>
        <w:t xml:space="preserve"> </w:t>
      </w:r>
      <w:r w:rsidR="000E07E9" w:rsidRPr="00895B16">
        <w:t>M</w:t>
      </w:r>
      <w:r w:rsidR="000E07E9">
        <w:rPr>
          <w:lang w:val="en-US"/>
        </w:rPr>
        <w:t>.</w:t>
      </w:r>
      <w:r w:rsidR="000E07E9">
        <w:rPr>
          <w:lang w:val="en-US"/>
        </w:rPr>
        <w:t xml:space="preserve"> (</w:t>
      </w:r>
      <w:r w:rsidR="000E07E9" w:rsidRPr="00895B16">
        <w:t>2010</w:t>
      </w:r>
      <w:r w:rsidR="000E07E9">
        <w:rPr>
          <w:lang w:val="en-US"/>
        </w:rPr>
        <w:t>)</w:t>
      </w:r>
      <w:r w:rsidR="000E07E9"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17" w:name="_Toc128120594"/>
      <w:r>
        <w:t>Приложения</w:t>
      </w:r>
      <w:bookmarkEnd w:id="117"/>
    </w:p>
    <w:p w14:paraId="0F3FEB03" w14:textId="48741EC9" w:rsidR="0091267F" w:rsidRDefault="0091267F" w:rsidP="007321A5">
      <w:pPr>
        <w:pStyle w:val="Heading2"/>
      </w:pPr>
      <w:bookmarkStart w:id="118" w:name="_Toc128120595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18"/>
    </w:p>
    <w:p w14:paraId="694F47A4" w14:textId="3070D2BB" w:rsidR="00A7688F" w:rsidRPr="00C74329" w:rsidRDefault="009F02EA" w:rsidP="00C74329">
      <w:hyperlink r:id="rId52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sectPr w:rsidR="00A7688F" w:rsidRPr="00C74329">
      <w:headerReference w:type="default" r:id="rId53"/>
      <w:foot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USER" w:date="2023-02-20T16:43:00Z" w:initials="U">
    <w:p w14:paraId="008DDDDC" w14:textId="77777777" w:rsidR="00447024" w:rsidRDefault="00447024" w:rsidP="00447024">
      <w:pPr>
        <w:pStyle w:val="CommentText"/>
      </w:pPr>
      <w:r>
        <w:rPr>
          <w:rStyle w:val="CommentReference"/>
        </w:rPr>
        <w:annotationRef/>
      </w:r>
      <w:r>
        <w:t>Това трябва да се премести в началото на раздела, където да се обяснят допаминовите синапси! Термините не са преведни коректно в таблицата! Ще трябва да ги оправим, когато сложиш текста.</w:t>
      </w:r>
    </w:p>
  </w:comment>
  <w:comment w:id="40" w:author="USER" w:date="2023-02-20T15:56:00Z" w:initials="U">
    <w:p w14:paraId="1CBD0CC8" w14:textId="13EECCDD" w:rsidR="003472CF" w:rsidRPr="003472CF" w:rsidRDefault="003472CF">
      <w:pPr>
        <w:pStyle w:val="CommentText"/>
      </w:pPr>
      <w:r>
        <w:rPr>
          <w:rStyle w:val="CommentReference"/>
        </w:rPr>
        <w:annotationRef/>
      </w:r>
      <w:r>
        <w:t xml:space="preserve">Тук </w:t>
      </w:r>
      <w:r>
        <w:t xml:space="preserve">е добре да </w:t>
      </w:r>
      <w:r w:rsidR="000A3E79">
        <w:t>започнеш с</w:t>
      </w:r>
      <w:r>
        <w:t xml:space="preserve"> Фиг. 15.5 от книгата на </w:t>
      </w:r>
      <w:proofErr w:type="spellStart"/>
      <w:r>
        <w:rPr>
          <w:lang w:val="en-US"/>
        </w:rPr>
        <w:t>Barto</w:t>
      </w:r>
      <w:proofErr w:type="spellEnd"/>
      <w:r w:rsidRPr="00447024">
        <w:t xml:space="preserve"> &amp; </w:t>
      </w:r>
      <w:r>
        <w:rPr>
          <w:lang w:val="en-US"/>
        </w:rPr>
        <w:t>Sutton</w:t>
      </w:r>
      <w:r>
        <w:t xml:space="preserve"> и кратко описание на идеята</w:t>
      </w:r>
      <w:r w:rsidR="000A3E79">
        <w:t xml:space="preserve"> за биологичните основи на </w:t>
      </w:r>
      <w:r w:rsidR="000A3E79">
        <w:rPr>
          <w:lang w:val="en-US"/>
        </w:rPr>
        <w:t>RL</w:t>
      </w:r>
      <w:r>
        <w:t>.</w:t>
      </w:r>
    </w:p>
  </w:comment>
  <w:comment w:id="45" w:author="USER" w:date="2023-02-20T15:59:00Z" w:initials="U">
    <w:p w14:paraId="14E68CBB" w14:textId="77777777" w:rsidR="00551ED9" w:rsidRPr="007849F8" w:rsidRDefault="00551ED9" w:rsidP="00551ED9">
      <w:pPr>
        <w:pStyle w:val="CommentText"/>
      </w:pPr>
      <w:r>
        <w:rPr>
          <w:rStyle w:val="CommentReference"/>
        </w:rPr>
        <w:annotationRef/>
      </w:r>
      <w:r>
        <w:t xml:space="preserve">Не е ясно как са свързани групите </w:t>
      </w:r>
      <w:r>
        <w:rPr>
          <w:lang w:val="en-US"/>
        </w:rPr>
        <w:t>States</w:t>
      </w:r>
      <w:r w:rsidRPr="007849F8">
        <w:t xml:space="preserve"> </w:t>
      </w:r>
      <w:r>
        <w:t xml:space="preserve">с </w:t>
      </w:r>
      <w:r>
        <w:rPr>
          <w:lang w:val="en-US"/>
        </w:rPr>
        <w:t>WTA</w:t>
      </w:r>
      <w:r w:rsidRPr="007849F8">
        <w:t xml:space="preserve"> </w:t>
      </w:r>
      <w:r>
        <w:t>групите.</w:t>
      </w:r>
    </w:p>
  </w:comment>
  <w:comment w:id="46" w:author="borkox" w:date="2023-02-23T08:49:00Z" w:initials="b">
    <w:p w14:paraId="30532F56" w14:textId="024BD601" w:rsidR="005E73E1" w:rsidRDefault="005E73E1">
      <w:pPr>
        <w:pStyle w:val="CommentText"/>
      </w:pPr>
      <w:r>
        <w:rPr>
          <w:rStyle w:val="CommentReference"/>
        </w:rPr>
        <w:annotationRef/>
      </w:r>
    </w:p>
  </w:comment>
  <w:comment w:id="49" w:author="USER" w:date="2023-02-20T16:29:00Z" w:initials="U">
    <w:p w14:paraId="4140E682" w14:textId="1B3DE31A" w:rsidR="00F610C6" w:rsidRDefault="00F610C6">
      <w:pPr>
        <w:pStyle w:val="CommentText"/>
      </w:pPr>
      <w:r>
        <w:rPr>
          <w:rStyle w:val="CommentReference"/>
        </w:rPr>
        <w:annotationRef/>
      </w:r>
      <w:r>
        <w:t>Имаш предвид обучение и въздействие или</w:t>
      </w:r>
      <w:r w:rsidR="007271C5">
        <w:t xml:space="preserve"> избор на действие и обучение или</w:t>
      </w:r>
      <w:r w:rsidR="009D6C6A">
        <w:t>…</w:t>
      </w:r>
      <w:r>
        <w:t>? Не е ясно</w:t>
      </w:r>
    </w:p>
  </w:comment>
  <w:comment w:id="50" w:author="USER" w:date="2023-02-20T16:32:00Z" w:initials="U">
    <w:p w14:paraId="34606F57" w14:textId="6E337166" w:rsidR="009D6C6A" w:rsidRDefault="009D6C6A">
      <w:pPr>
        <w:pStyle w:val="CommentText"/>
      </w:pPr>
      <w:r>
        <w:rPr>
          <w:rStyle w:val="CommentReference"/>
        </w:rPr>
        <w:annotationRef/>
      </w:r>
      <w:r>
        <w:t>Трябва да се обясни по-ясно какво имаш предвид</w:t>
      </w:r>
    </w:p>
  </w:comment>
  <w:comment w:id="111" w:author="USER" w:date="2023-02-20T16:47:00Z" w:initials="U">
    <w:p w14:paraId="37F733AE" w14:textId="3DF0EA77" w:rsidR="00206D09" w:rsidRDefault="00206D09">
      <w:pPr>
        <w:pStyle w:val="CommentText"/>
      </w:pPr>
      <w:r>
        <w:rPr>
          <w:rStyle w:val="CommentReference"/>
        </w:rPr>
        <w:annotationRef/>
      </w:r>
      <w:r>
        <w:t>Не може да се говори за сила на обучение! Тук ще трябва сериозна редакция!</w:t>
      </w:r>
    </w:p>
  </w:comment>
  <w:comment w:id="112" w:author="USER" w:date="2023-02-20T16:48:00Z" w:initials="U">
    <w:p w14:paraId="5E5FA5D4" w14:textId="2DB70375" w:rsidR="00206D09" w:rsidRPr="00206D09" w:rsidRDefault="00206D09">
      <w:pPr>
        <w:pStyle w:val="CommentText"/>
      </w:pPr>
      <w:r>
        <w:rPr>
          <w:rStyle w:val="CommentReference"/>
        </w:rPr>
        <w:annotationRef/>
      </w:r>
      <w:r>
        <w:t xml:space="preserve">В </w:t>
      </w:r>
      <w:r>
        <w:rPr>
          <w:lang w:val="en-US"/>
        </w:rPr>
        <w:t>NEST</w:t>
      </w:r>
      <w:r w:rsidRPr="007849F8">
        <w:t xml:space="preserve"> </w:t>
      </w:r>
      <w:r>
        <w:t>допаминовите синапси нямат следа. Тук има някакво голямо объркване….</w:t>
      </w:r>
    </w:p>
  </w:comment>
  <w:comment w:id="113" w:author="borkox" w:date="2023-02-21T17:38:00Z" w:initials="b">
    <w:p w14:paraId="3755D3FB" w14:textId="77777777" w:rsidR="008141C2" w:rsidRDefault="008141C2">
      <w:pPr>
        <w:pStyle w:val="CommentText"/>
      </w:pPr>
      <w:r>
        <w:rPr>
          <w:rStyle w:val="CommentReference"/>
        </w:rPr>
        <w:annotationRef/>
      </w:r>
      <w:r>
        <w:t>Съгласна си че имат следа. Приемаме за вярно.</w:t>
      </w:r>
    </w:p>
    <w:p w14:paraId="5BDCA276" w14:textId="6BBD6278" w:rsidR="008141C2" w:rsidRPr="008141C2" w:rsidRDefault="008141C2">
      <w:pPr>
        <w:pStyle w:val="CommentText"/>
      </w:pPr>
      <w:r>
        <w:t>Трябва да сменя стила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8DDDDC" w15:done="0"/>
  <w15:commentEx w15:paraId="1CBD0CC8" w15:done="0"/>
  <w15:commentEx w15:paraId="14E68CBB" w15:done="0"/>
  <w15:commentEx w15:paraId="30532F56" w15:paraIdParent="14E68CBB" w15:done="0"/>
  <w15:commentEx w15:paraId="4140E682" w15:done="0"/>
  <w15:commentEx w15:paraId="34606F57" w15:done="0"/>
  <w15:commentEx w15:paraId="37F733AE" w15:done="0"/>
  <w15:commentEx w15:paraId="5E5FA5D4" w15:done="0"/>
  <w15:commentEx w15:paraId="5BDCA276" w15:paraIdParent="5E5FA5D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1A71B" w16cex:dateUtc="2023-02-23T06:49:00Z"/>
  <w16cex:commentExtensible w16cex:durableId="279F802A" w16cex:dateUtc="2023-02-21T15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8DDDDC" w16cid:durableId="279EF12A"/>
  <w16cid:commentId w16cid:paraId="1CBD0CC8" w16cid:durableId="279EF121"/>
  <w16cid:commentId w16cid:paraId="14E68CBB" w16cid:durableId="279EF124"/>
  <w16cid:commentId w16cid:paraId="30532F56" w16cid:durableId="27A1A71B"/>
  <w16cid:commentId w16cid:paraId="4140E682" w16cid:durableId="279EF128"/>
  <w16cid:commentId w16cid:paraId="34606F57" w16cid:durableId="279EF129"/>
  <w16cid:commentId w16cid:paraId="37F733AE" w16cid:durableId="279EF12D"/>
  <w16cid:commentId w16cid:paraId="5E5FA5D4" w16cid:durableId="279EF12E"/>
  <w16cid:commentId w16cid:paraId="5BDCA276" w16cid:durableId="279F80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AE5F6" w14:textId="77777777" w:rsidR="00B445E0" w:rsidRDefault="00B445E0" w:rsidP="00DF27E6">
      <w:pPr>
        <w:spacing w:after="0" w:line="240" w:lineRule="auto"/>
      </w:pPr>
      <w:r>
        <w:separator/>
      </w:r>
    </w:p>
  </w:endnote>
  <w:endnote w:type="continuationSeparator" w:id="0">
    <w:p w14:paraId="7DF5FB67" w14:textId="77777777" w:rsidR="00B445E0" w:rsidRDefault="00B445E0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2B72E7" w:rsidRDefault="002B72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7BBA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654C7B10" w14:textId="77777777" w:rsidR="002B72E7" w:rsidRDefault="002B72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F133A" w14:textId="77777777" w:rsidR="00B445E0" w:rsidRDefault="00B445E0" w:rsidP="00DF27E6">
      <w:pPr>
        <w:spacing w:after="0" w:line="240" w:lineRule="auto"/>
      </w:pPr>
      <w:r>
        <w:separator/>
      </w:r>
    </w:p>
  </w:footnote>
  <w:footnote w:type="continuationSeparator" w:id="0">
    <w:p w14:paraId="68AD5968" w14:textId="77777777" w:rsidR="00B445E0" w:rsidRDefault="00B445E0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2B72E7" w14:paraId="39F173EE" w14:textId="77777777" w:rsidTr="00241919">
      <w:tc>
        <w:tcPr>
          <w:tcW w:w="1560" w:type="dxa"/>
        </w:tcPr>
        <w:p w14:paraId="74A38D61" w14:textId="5CF6401F" w:rsidR="002B72E7" w:rsidRPr="00DF27E6" w:rsidRDefault="002B72E7" w:rsidP="002B72E7">
          <w:pPr>
            <w:pStyle w:val="Header"/>
          </w:pPr>
          <w:r w:rsidRPr="00DF27E6">
            <w:rPr>
              <w:noProof/>
              <w:lang w:eastAsia="bg-BG"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2B72E7" w:rsidRDefault="002B72E7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2B72E7" w:rsidRDefault="002B72E7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753202">
    <w:abstractNumId w:val="10"/>
  </w:num>
  <w:num w:numId="2" w16cid:durableId="973365858">
    <w:abstractNumId w:val="1"/>
  </w:num>
  <w:num w:numId="3" w16cid:durableId="1313169967">
    <w:abstractNumId w:val="14"/>
  </w:num>
  <w:num w:numId="4" w16cid:durableId="1024087585">
    <w:abstractNumId w:val="0"/>
  </w:num>
  <w:num w:numId="5" w16cid:durableId="673069921">
    <w:abstractNumId w:val="2"/>
  </w:num>
  <w:num w:numId="6" w16cid:durableId="54595474">
    <w:abstractNumId w:val="5"/>
  </w:num>
  <w:num w:numId="7" w16cid:durableId="827282618">
    <w:abstractNumId w:val="13"/>
  </w:num>
  <w:num w:numId="8" w16cid:durableId="197399651">
    <w:abstractNumId w:val="8"/>
  </w:num>
  <w:num w:numId="9" w16cid:durableId="1943144025">
    <w:abstractNumId w:val="3"/>
  </w:num>
  <w:num w:numId="10" w16cid:durableId="684328784">
    <w:abstractNumId w:val="12"/>
  </w:num>
  <w:num w:numId="11" w16cid:durableId="1431196927">
    <w:abstractNumId w:val="7"/>
  </w:num>
  <w:num w:numId="12" w16cid:durableId="1740639896">
    <w:abstractNumId w:val="15"/>
  </w:num>
  <w:num w:numId="13" w16cid:durableId="1507212253">
    <w:abstractNumId w:val="6"/>
  </w:num>
  <w:num w:numId="14" w16cid:durableId="7416475">
    <w:abstractNumId w:val="11"/>
  </w:num>
  <w:num w:numId="15" w16cid:durableId="543295179">
    <w:abstractNumId w:val="9"/>
  </w:num>
  <w:num w:numId="16" w16cid:durableId="169772780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orkox">
    <w15:presenceInfo w15:providerId="None" w15:userId="borkox"/>
  </w15:person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0F9D"/>
    <w:rsid w:val="00003152"/>
    <w:rsid w:val="000066FF"/>
    <w:rsid w:val="00010925"/>
    <w:rsid w:val="0001239D"/>
    <w:rsid w:val="000139B3"/>
    <w:rsid w:val="000150FC"/>
    <w:rsid w:val="00016BF7"/>
    <w:rsid w:val="0002081B"/>
    <w:rsid w:val="00024DC3"/>
    <w:rsid w:val="000347A4"/>
    <w:rsid w:val="0003497A"/>
    <w:rsid w:val="00037074"/>
    <w:rsid w:val="00046ED2"/>
    <w:rsid w:val="00047EF4"/>
    <w:rsid w:val="00061FF1"/>
    <w:rsid w:val="00062A99"/>
    <w:rsid w:val="00065D4B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3E79"/>
    <w:rsid w:val="000A4EE3"/>
    <w:rsid w:val="000A637C"/>
    <w:rsid w:val="000B0FAF"/>
    <w:rsid w:val="000B1E20"/>
    <w:rsid w:val="000B2EC1"/>
    <w:rsid w:val="000C09FE"/>
    <w:rsid w:val="000C35BF"/>
    <w:rsid w:val="000C5D71"/>
    <w:rsid w:val="000D558E"/>
    <w:rsid w:val="000D5860"/>
    <w:rsid w:val="000D6D3B"/>
    <w:rsid w:val="000E07E9"/>
    <w:rsid w:val="000F068C"/>
    <w:rsid w:val="000F169A"/>
    <w:rsid w:val="000F1E73"/>
    <w:rsid w:val="000F22DF"/>
    <w:rsid w:val="000F2B0C"/>
    <w:rsid w:val="000F7E32"/>
    <w:rsid w:val="00100C45"/>
    <w:rsid w:val="001010B8"/>
    <w:rsid w:val="00104611"/>
    <w:rsid w:val="00104A1E"/>
    <w:rsid w:val="00105B52"/>
    <w:rsid w:val="0011196E"/>
    <w:rsid w:val="00112608"/>
    <w:rsid w:val="0011269F"/>
    <w:rsid w:val="00115875"/>
    <w:rsid w:val="00116071"/>
    <w:rsid w:val="00124AB9"/>
    <w:rsid w:val="001278FB"/>
    <w:rsid w:val="00127FA3"/>
    <w:rsid w:val="0014194F"/>
    <w:rsid w:val="001436F5"/>
    <w:rsid w:val="0016321B"/>
    <w:rsid w:val="0016331C"/>
    <w:rsid w:val="001643B0"/>
    <w:rsid w:val="00164704"/>
    <w:rsid w:val="00170B72"/>
    <w:rsid w:val="00172868"/>
    <w:rsid w:val="0017341D"/>
    <w:rsid w:val="001735FF"/>
    <w:rsid w:val="00173C3D"/>
    <w:rsid w:val="00173E2E"/>
    <w:rsid w:val="001746FF"/>
    <w:rsid w:val="00180DBC"/>
    <w:rsid w:val="00180F97"/>
    <w:rsid w:val="00181F27"/>
    <w:rsid w:val="00182BAD"/>
    <w:rsid w:val="00184953"/>
    <w:rsid w:val="00190935"/>
    <w:rsid w:val="00196F47"/>
    <w:rsid w:val="001A2A5F"/>
    <w:rsid w:val="001A343D"/>
    <w:rsid w:val="001A5152"/>
    <w:rsid w:val="001B2F5B"/>
    <w:rsid w:val="001B59C8"/>
    <w:rsid w:val="001B5DAA"/>
    <w:rsid w:val="001C2A5A"/>
    <w:rsid w:val="001C3490"/>
    <w:rsid w:val="001C56F2"/>
    <w:rsid w:val="001C7607"/>
    <w:rsid w:val="001D644B"/>
    <w:rsid w:val="001E2D52"/>
    <w:rsid w:val="001E3602"/>
    <w:rsid w:val="001E786B"/>
    <w:rsid w:val="001E7D4A"/>
    <w:rsid w:val="001F0500"/>
    <w:rsid w:val="001F2BCD"/>
    <w:rsid w:val="001F3232"/>
    <w:rsid w:val="00206D09"/>
    <w:rsid w:val="00212CD8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6768C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2689"/>
    <w:rsid w:val="002A337F"/>
    <w:rsid w:val="002A4D8D"/>
    <w:rsid w:val="002B2D4A"/>
    <w:rsid w:val="002B3257"/>
    <w:rsid w:val="002B6FEB"/>
    <w:rsid w:val="002B7251"/>
    <w:rsid w:val="002B72E7"/>
    <w:rsid w:val="002C1444"/>
    <w:rsid w:val="002C2B05"/>
    <w:rsid w:val="002C3634"/>
    <w:rsid w:val="002C4E93"/>
    <w:rsid w:val="002C513F"/>
    <w:rsid w:val="002C57E8"/>
    <w:rsid w:val="002C6689"/>
    <w:rsid w:val="002D4398"/>
    <w:rsid w:val="002E03F3"/>
    <w:rsid w:val="002E125F"/>
    <w:rsid w:val="002E59F9"/>
    <w:rsid w:val="002F3546"/>
    <w:rsid w:val="003067EA"/>
    <w:rsid w:val="00311644"/>
    <w:rsid w:val="00311F9A"/>
    <w:rsid w:val="0031227F"/>
    <w:rsid w:val="00317306"/>
    <w:rsid w:val="00326AD2"/>
    <w:rsid w:val="00327000"/>
    <w:rsid w:val="003302B6"/>
    <w:rsid w:val="00333DA0"/>
    <w:rsid w:val="00336B1F"/>
    <w:rsid w:val="00345CE2"/>
    <w:rsid w:val="003472CF"/>
    <w:rsid w:val="00364187"/>
    <w:rsid w:val="00366457"/>
    <w:rsid w:val="00366BC8"/>
    <w:rsid w:val="003678EA"/>
    <w:rsid w:val="003719EE"/>
    <w:rsid w:val="00376518"/>
    <w:rsid w:val="00376B51"/>
    <w:rsid w:val="003779B8"/>
    <w:rsid w:val="00381F03"/>
    <w:rsid w:val="00385588"/>
    <w:rsid w:val="00386737"/>
    <w:rsid w:val="0038727E"/>
    <w:rsid w:val="00394042"/>
    <w:rsid w:val="003A0091"/>
    <w:rsid w:val="003A39A6"/>
    <w:rsid w:val="003B0A39"/>
    <w:rsid w:val="003B0FC8"/>
    <w:rsid w:val="003B2AD9"/>
    <w:rsid w:val="003C70C5"/>
    <w:rsid w:val="003D1B21"/>
    <w:rsid w:val="003D3667"/>
    <w:rsid w:val="003E00E5"/>
    <w:rsid w:val="003E61A0"/>
    <w:rsid w:val="003F1179"/>
    <w:rsid w:val="003F5A8F"/>
    <w:rsid w:val="003F6235"/>
    <w:rsid w:val="003F7970"/>
    <w:rsid w:val="00401AB6"/>
    <w:rsid w:val="00403995"/>
    <w:rsid w:val="00407B35"/>
    <w:rsid w:val="00417B20"/>
    <w:rsid w:val="00421100"/>
    <w:rsid w:val="00427B8B"/>
    <w:rsid w:val="0043318A"/>
    <w:rsid w:val="00436DC3"/>
    <w:rsid w:val="004437EB"/>
    <w:rsid w:val="00447024"/>
    <w:rsid w:val="00447F8B"/>
    <w:rsid w:val="00450D9B"/>
    <w:rsid w:val="00451146"/>
    <w:rsid w:val="00455A84"/>
    <w:rsid w:val="00455DE4"/>
    <w:rsid w:val="00460810"/>
    <w:rsid w:val="00460E23"/>
    <w:rsid w:val="004724F8"/>
    <w:rsid w:val="0048519B"/>
    <w:rsid w:val="004870E1"/>
    <w:rsid w:val="00490726"/>
    <w:rsid w:val="0049378F"/>
    <w:rsid w:val="00494077"/>
    <w:rsid w:val="00494277"/>
    <w:rsid w:val="00495A92"/>
    <w:rsid w:val="004A02EF"/>
    <w:rsid w:val="004A129E"/>
    <w:rsid w:val="004A3AA5"/>
    <w:rsid w:val="004A678C"/>
    <w:rsid w:val="004A7745"/>
    <w:rsid w:val="004A7B85"/>
    <w:rsid w:val="004B10ED"/>
    <w:rsid w:val="004B3BDB"/>
    <w:rsid w:val="004B7EED"/>
    <w:rsid w:val="004C3948"/>
    <w:rsid w:val="004C5B9B"/>
    <w:rsid w:val="004D2851"/>
    <w:rsid w:val="004D33F4"/>
    <w:rsid w:val="004D579B"/>
    <w:rsid w:val="004D580E"/>
    <w:rsid w:val="004E623B"/>
    <w:rsid w:val="004E6DF8"/>
    <w:rsid w:val="004E7539"/>
    <w:rsid w:val="004F1178"/>
    <w:rsid w:val="004F26CD"/>
    <w:rsid w:val="004F3B76"/>
    <w:rsid w:val="004F6F2A"/>
    <w:rsid w:val="004F7C47"/>
    <w:rsid w:val="00503F16"/>
    <w:rsid w:val="0050508A"/>
    <w:rsid w:val="005075BE"/>
    <w:rsid w:val="00516561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1ED9"/>
    <w:rsid w:val="005520AA"/>
    <w:rsid w:val="00552956"/>
    <w:rsid w:val="00556FDB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B7398"/>
    <w:rsid w:val="005C15F6"/>
    <w:rsid w:val="005C1D04"/>
    <w:rsid w:val="005E59E5"/>
    <w:rsid w:val="005E73E1"/>
    <w:rsid w:val="005F5C4E"/>
    <w:rsid w:val="005F79C3"/>
    <w:rsid w:val="0060312F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970"/>
    <w:rsid w:val="00667DDC"/>
    <w:rsid w:val="00672271"/>
    <w:rsid w:val="006730BF"/>
    <w:rsid w:val="006730FF"/>
    <w:rsid w:val="00686331"/>
    <w:rsid w:val="006872E8"/>
    <w:rsid w:val="00687410"/>
    <w:rsid w:val="0069264F"/>
    <w:rsid w:val="006C3974"/>
    <w:rsid w:val="006C6F7B"/>
    <w:rsid w:val="006D0934"/>
    <w:rsid w:val="006D28F5"/>
    <w:rsid w:val="006D370B"/>
    <w:rsid w:val="006D5998"/>
    <w:rsid w:val="006D6565"/>
    <w:rsid w:val="006D6CA8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00740"/>
    <w:rsid w:val="00706650"/>
    <w:rsid w:val="00707076"/>
    <w:rsid w:val="00712C05"/>
    <w:rsid w:val="00726A30"/>
    <w:rsid w:val="007271C5"/>
    <w:rsid w:val="007321A5"/>
    <w:rsid w:val="00736ECC"/>
    <w:rsid w:val="00741210"/>
    <w:rsid w:val="0074565F"/>
    <w:rsid w:val="00751536"/>
    <w:rsid w:val="007533F7"/>
    <w:rsid w:val="0075693D"/>
    <w:rsid w:val="00756B8B"/>
    <w:rsid w:val="007613B7"/>
    <w:rsid w:val="00766453"/>
    <w:rsid w:val="00766F03"/>
    <w:rsid w:val="00767E3F"/>
    <w:rsid w:val="00767EFE"/>
    <w:rsid w:val="00776A17"/>
    <w:rsid w:val="00780C98"/>
    <w:rsid w:val="0078196E"/>
    <w:rsid w:val="007849F8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030"/>
    <w:rsid w:val="007C5D68"/>
    <w:rsid w:val="007C672C"/>
    <w:rsid w:val="007D061E"/>
    <w:rsid w:val="007E31E6"/>
    <w:rsid w:val="007E599C"/>
    <w:rsid w:val="007E7DBF"/>
    <w:rsid w:val="007F18DF"/>
    <w:rsid w:val="008007DC"/>
    <w:rsid w:val="0080131B"/>
    <w:rsid w:val="00801CD4"/>
    <w:rsid w:val="008059DC"/>
    <w:rsid w:val="0081026E"/>
    <w:rsid w:val="00810C19"/>
    <w:rsid w:val="008141C2"/>
    <w:rsid w:val="008157E4"/>
    <w:rsid w:val="00821D52"/>
    <w:rsid w:val="00822453"/>
    <w:rsid w:val="0082317F"/>
    <w:rsid w:val="008317BE"/>
    <w:rsid w:val="00831DC6"/>
    <w:rsid w:val="008331F2"/>
    <w:rsid w:val="008427BE"/>
    <w:rsid w:val="0084306C"/>
    <w:rsid w:val="00844722"/>
    <w:rsid w:val="00844BAA"/>
    <w:rsid w:val="0084601A"/>
    <w:rsid w:val="00847C43"/>
    <w:rsid w:val="0085338E"/>
    <w:rsid w:val="008554D6"/>
    <w:rsid w:val="008566DD"/>
    <w:rsid w:val="00857BBA"/>
    <w:rsid w:val="008754DF"/>
    <w:rsid w:val="00876379"/>
    <w:rsid w:val="00877481"/>
    <w:rsid w:val="00880AF3"/>
    <w:rsid w:val="00881AD1"/>
    <w:rsid w:val="008902C7"/>
    <w:rsid w:val="00893810"/>
    <w:rsid w:val="00895B16"/>
    <w:rsid w:val="00896736"/>
    <w:rsid w:val="00897A70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5816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15913"/>
    <w:rsid w:val="00921248"/>
    <w:rsid w:val="0092418A"/>
    <w:rsid w:val="00926187"/>
    <w:rsid w:val="00952033"/>
    <w:rsid w:val="00953DE6"/>
    <w:rsid w:val="0095487D"/>
    <w:rsid w:val="009614A2"/>
    <w:rsid w:val="009634C7"/>
    <w:rsid w:val="00966B92"/>
    <w:rsid w:val="00967456"/>
    <w:rsid w:val="009725B1"/>
    <w:rsid w:val="00973BC8"/>
    <w:rsid w:val="00977140"/>
    <w:rsid w:val="00982ABD"/>
    <w:rsid w:val="009842E2"/>
    <w:rsid w:val="009878F8"/>
    <w:rsid w:val="009B01BF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D6C6A"/>
    <w:rsid w:val="009E4D19"/>
    <w:rsid w:val="009E5A3C"/>
    <w:rsid w:val="009F02EA"/>
    <w:rsid w:val="009F0752"/>
    <w:rsid w:val="009F1C4E"/>
    <w:rsid w:val="00A02020"/>
    <w:rsid w:val="00A02AD4"/>
    <w:rsid w:val="00A04ADD"/>
    <w:rsid w:val="00A07BED"/>
    <w:rsid w:val="00A1179E"/>
    <w:rsid w:val="00A14936"/>
    <w:rsid w:val="00A1493E"/>
    <w:rsid w:val="00A2216A"/>
    <w:rsid w:val="00A22660"/>
    <w:rsid w:val="00A26687"/>
    <w:rsid w:val="00A31492"/>
    <w:rsid w:val="00A35D73"/>
    <w:rsid w:val="00A4236A"/>
    <w:rsid w:val="00A553B6"/>
    <w:rsid w:val="00A70A26"/>
    <w:rsid w:val="00A71169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059B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4DF"/>
    <w:rsid w:val="00B00FFD"/>
    <w:rsid w:val="00B0150F"/>
    <w:rsid w:val="00B01708"/>
    <w:rsid w:val="00B034EC"/>
    <w:rsid w:val="00B11BE5"/>
    <w:rsid w:val="00B12F0B"/>
    <w:rsid w:val="00B136D2"/>
    <w:rsid w:val="00B24C2D"/>
    <w:rsid w:val="00B27991"/>
    <w:rsid w:val="00B3090F"/>
    <w:rsid w:val="00B35DE0"/>
    <w:rsid w:val="00B4321C"/>
    <w:rsid w:val="00B445E0"/>
    <w:rsid w:val="00B47960"/>
    <w:rsid w:val="00B5306C"/>
    <w:rsid w:val="00B533B7"/>
    <w:rsid w:val="00B6625B"/>
    <w:rsid w:val="00B66C69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A2608"/>
    <w:rsid w:val="00BB24AA"/>
    <w:rsid w:val="00BB55E3"/>
    <w:rsid w:val="00BB5F54"/>
    <w:rsid w:val="00BC4376"/>
    <w:rsid w:val="00BC72C0"/>
    <w:rsid w:val="00BC741D"/>
    <w:rsid w:val="00BD212E"/>
    <w:rsid w:val="00BD2316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30B66"/>
    <w:rsid w:val="00C42E3B"/>
    <w:rsid w:val="00C5162B"/>
    <w:rsid w:val="00C53816"/>
    <w:rsid w:val="00C64F30"/>
    <w:rsid w:val="00C702F5"/>
    <w:rsid w:val="00C73AEB"/>
    <w:rsid w:val="00C74329"/>
    <w:rsid w:val="00C754C6"/>
    <w:rsid w:val="00C80173"/>
    <w:rsid w:val="00C82A96"/>
    <w:rsid w:val="00C8316D"/>
    <w:rsid w:val="00C84C71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61B0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A29DF"/>
    <w:rsid w:val="00DB3280"/>
    <w:rsid w:val="00DB5F32"/>
    <w:rsid w:val="00DB67A5"/>
    <w:rsid w:val="00DC1564"/>
    <w:rsid w:val="00DC1A87"/>
    <w:rsid w:val="00DC284C"/>
    <w:rsid w:val="00DD306E"/>
    <w:rsid w:val="00DD4A78"/>
    <w:rsid w:val="00DD774E"/>
    <w:rsid w:val="00DD7861"/>
    <w:rsid w:val="00DE2882"/>
    <w:rsid w:val="00DE311B"/>
    <w:rsid w:val="00DE5FAB"/>
    <w:rsid w:val="00DF1926"/>
    <w:rsid w:val="00DF25BA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0E7F"/>
    <w:rsid w:val="00E23A17"/>
    <w:rsid w:val="00E2540D"/>
    <w:rsid w:val="00E2658B"/>
    <w:rsid w:val="00E33C40"/>
    <w:rsid w:val="00E40BCE"/>
    <w:rsid w:val="00E40DCD"/>
    <w:rsid w:val="00E53D2D"/>
    <w:rsid w:val="00E60A00"/>
    <w:rsid w:val="00E65694"/>
    <w:rsid w:val="00E65DAE"/>
    <w:rsid w:val="00E70C9F"/>
    <w:rsid w:val="00E70F9D"/>
    <w:rsid w:val="00E71124"/>
    <w:rsid w:val="00E71F3D"/>
    <w:rsid w:val="00E72301"/>
    <w:rsid w:val="00E73EC4"/>
    <w:rsid w:val="00E76EF9"/>
    <w:rsid w:val="00E86DAC"/>
    <w:rsid w:val="00E874B2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4CED"/>
    <w:rsid w:val="00EC5FE3"/>
    <w:rsid w:val="00EC6217"/>
    <w:rsid w:val="00ED3B36"/>
    <w:rsid w:val="00ED564F"/>
    <w:rsid w:val="00EE1856"/>
    <w:rsid w:val="00EE3D72"/>
    <w:rsid w:val="00EE3F5F"/>
    <w:rsid w:val="00EF07FE"/>
    <w:rsid w:val="00EF1B3B"/>
    <w:rsid w:val="00EF5641"/>
    <w:rsid w:val="00EF6E19"/>
    <w:rsid w:val="00F00B47"/>
    <w:rsid w:val="00F01D95"/>
    <w:rsid w:val="00F02E95"/>
    <w:rsid w:val="00F053E6"/>
    <w:rsid w:val="00F05870"/>
    <w:rsid w:val="00F07405"/>
    <w:rsid w:val="00F07A08"/>
    <w:rsid w:val="00F1186D"/>
    <w:rsid w:val="00F14FB7"/>
    <w:rsid w:val="00F17016"/>
    <w:rsid w:val="00F20572"/>
    <w:rsid w:val="00F20E19"/>
    <w:rsid w:val="00F21FA2"/>
    <w:rsid w:val="00F230BE"/>
    <w:rsid w:val="00F2743E"/>
    <w:rsid w:val="00F311FC"/>
    <w:rsid w:val="00F3731B"/>
    <w:rsid w:val="00F37573"/>
    <w:rsid w:val="00F379E5"/>
    <w:rsid w:val="00F4132F"/>
    <w:rsid w:val="00F43777"/>
    <w:rsid w:val="00F575C3"/>
    <w:rsid w:val="00F57ADF"/>
    <w:rsid w:val="00F57EF1"/>
    <w:rsid w:val="00F610C6"/>
    <w:rsid w:val="00F645F7"/>
    <w:rsid w:val="00F665C5"/>
    <w:rsid w:val="00F73E8E"/>
    <w:rsid w:val="00F75049"/>
    <w:rsid w:val="00F75C67"/>
    <w:rsid w:val="00F771F6"/>
    <w:rsid w:val="00F77C26"/>
    <w:rsid w:val="00F8039C"/>
    <w:rsid w:val="00F80649"/>
    <w:rsid w:val="00F81503"/>
    <w:rsid w:val="00F83E4B"/>
    <w:rsid w:val="00F855AA"/>
    <w:rsid w:val="00F96D55"/>
    <w:rsid w:val="00FA15B9"/>
    <w:rsid w:val="00FA1E9B"/>
    <w:rsid w:val="00FA3B16"/>
    <w:rsid w:val="00FA4D99"/>
    <w:rsid w:val="00FA6262"/>
    <w:rsid w:val="00FA7A6F"/>
    <w:rsid w:val="00FB2183"/>
    <w:rsid w:val="00FB3E6E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docId w15:val="{130B1479-D53C-48A4-9B54-BA2D931A4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52033"/>
    <w:pPr>
      <w:tabs>
        <w:tab w:val="right" w:leader="dot" w:pos="9016"/>
      </w:tabs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1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1B0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DA29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29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29D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29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29D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7849F8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2A26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www.incompleteideas.net/book/the-book-2nd.html" TargetMode="External"/><Relationship Id="rId50" Type="http://schemas.openxmlformats.org/officeDocument/2006/relationships/hyperlink" Target="https://nest-simulator.readthedocs.io/en/v3.3/index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8/08/relationships/commentsExtensible" Target="commentsExtensible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ccnlab.org/" TargetMode="External"/><Relationship Id="rId56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hyperlink" Target="https://neuronaldynamics.epfl.ch/online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6/09/relationships/commentsIds" Target="commentsIds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izhikevich.org/publications/dsn.pdf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github.com/borkox/uni-sofia-pre-masters-projec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A27E8-2B97-4CAB-9421-F689C68C6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6520</Words>
  <Characters>37167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36</cp:revision>
  <cp:lastPrinted>2022-06-16T16:09:00Z</cp:lastPrinted>
  <dcterms:created xsi:type="dcterms:W3CDTF">2023-02-20T11:08:00Z</dcterms:created>
  <dcterms:modified xsi:type="dcterms:W3CDTF">2023-02-25T07:46:00Z</dcterms:modified>
</cp:coreProperties>
</file>